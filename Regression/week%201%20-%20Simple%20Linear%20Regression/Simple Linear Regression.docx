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8CA7B0" w14:textId="77777777" w:rsidR="00AC2905" w:rsidRPr="00AC2905" w:rsidRDefault="00AC2905" w:rsidP="00AC2905">
      <w:pPr>
        <w:rPr>
          <w:rFonts w:asciiTheme="majorHAnsi" w:eastAsiaTheme="majorEastAsia" w:hAnsiTheme="majorHAnsi" w:cstheme="majorBidi"/>
          <w:b/>
          <w:bCs/>
          <w:color w:val="345A8A" w:themeColor="accent1" w:themeShade="B5"/>
          <w:sz w:val="32"/>
          <w:szCs w:val="32"/>
        </w:rPr>
      </w:pPr>
      <w:r w:rsidRPr="00AC2905">
        <w:rPr>
          <w:rFonts w:asciiTheme="majorHAnsi" w:eastAsiaTheme="majorEastAsia" w:hAnsiTheme="majorHAnsi" w:cstheme="majorBidi"/>
          <w:b/>
          <w:bCs/>
          <w:color w:val="345A8A" w:themeColor="accent1" w:themeShade="B5"/>
          <w:sz w:val="32"/>
          <w:szCs w:val="32"/>
        </w:rPr>
        <w:t>Simple Linear Regression</w:t>
      </w:r>
    </w:p>
    <w:p w14:paraId="22746E9D" w14:textId="356287D9" w:rsidR="00651A8B" w:rsidRPr="00295DF8" w:rsidRDefault="00295DF8">
      <w:pPr>
        <w:rPr>
          <w:rFonts w:asciiTheme="majorHAnsi" w:hAnsiTheme="majorHAnsi"/>
          <w:sz w:val="20"/>
          <w:szCs w:val="20"/>
        </w:rPr>
      </w:pPr>
      <w:r w:rsidRPr="00295DF8">
        <w:rPr>
          <w:rFonts w:asciiTheme="majorHAnsi" w:hAnsiTheme="majorHAnsi"/>
          <w:sz w:val="20"/>
          <w:szCs w:val="20"/>
        </w:rPr>
        <w:t xml:space="preserve">Regression Week 1 </w:t>
      </w:r>
      <w:r w:rsidR="003A12B4" w:rsidRPr="00295DF8">
        <w:rPr>
          <w:rFonts w:asciiTheme="majorHAnsi" w:hAnsiTheme="majorHAnsi"/>
          <w:sz w:val="20"/>
          <w:szCs w:val="20"/>
        </w:rPr>
        <w:t>Notes v1</w:t>
      </w:r>
    </w:p>
    <w:p w14:paraId="67C4433E" w14:textId="4FA2514C" w:rsidR="00651A8B" w:rsidRDefault="00651A8B" w:rsidP="00651A8B">
      <w:pPr>
        <w:pStyle w:val="Heading2"/>
      </w:pPr>
      <w:r>
        <w:t>Simple Regression: Linear Regression with a Single Input</w:t>
      </w:r>
    </w:p>
    <w:p w14:paraId="6F5482ED" w14:textId="77777777" w:rsidR="00651A8B" w:rsidRDefault="00651A8B" w:rsidP="00651A8B">
      <w:r>
        <w:t xml:space="preserve">The value </w:t>
      </w:r>
      <w:r w:rsidRPr="00CF5815">
        <w:rPr>
          <w:b/>
        </w:rPr>
        <w:t>x is the input</w:t>
      </w:r>
      <w:r>
        <w:t>.</w:t>
      </w:r>
    </w:p>
    <w:p w14:paraId="182FC366" w14:textId="77777777" w:rsidR="00651A8B" w:rsidRDefault="00651A8B" w:rsidP="00651A8B">
      <w:r>
        <w:t xml:space="preserve">The value </w:t>
      </w:r>
      <w:r w:rsidRPr="00CF5815">
        <w:rPr>
          <w:b/>
        </w:rPr>
        <w:t>y is the output</w:t>
      </w:r>
      <w:r>
        <w:t>.</w:t>
      </w:r>
    </w:p>
    <w:p w14:paraId="7B67D8EC" w14:textId="34E64C50" w:rsidR="00651A8B" w:rsidRDefault="000F5C8B" w:rsidP="00651A8B">
      <w:r>
        <w:t>We assume they are related by some simple linear function,</w:t>
      </w:r>
      <w:r w:rsidR="00BC7721">
        <w:t xml:space="preserve"> y = </w:t>
      </w:r>
      <w:proofErr w:type="gramStart"/>
      <w:r w:rsidR="00BC7721">
        <w:t>f(</w:t>
      </w:r>
      <w:proofErr w:type="gramEnd"/>
      <w:r w:rsidR="00BC7721">
        <w:t>x)</w:t>
      </w:r>
      <w:r>
        <w:t>.</w:t>
      </w:r>
    </w:p>
    <w:p w14:paraId="59F9D0C4" w14:textId="77777777" w:rsidR="000F5C8B" w:rsidRDefault="000F5C8B" w:rsidP="00651A8B">
      <w:r>
        <w:t>The function is used to predict a value of y given a value for x.</w:t>
      </w:r>
    </w:p>
    <w:p w14:paraId="5FCAD2EE" w14:textId="77777777" w:rsidR="000F5C8B" w:rsidRDefault="000F5C8B" w:rsidP="00651A8B">
      <w:r>
        <w:t>Since it is a pre</w:t>
      </w:r>
      <w:r w:rsidR="002E1EC2">
        <w:t>diction, we say that y ~ mx + b and that there is some error.</w:t>
      </w:r>
    </w:p>
    <w:p w14:paraId="030AEB9A" w14:textId="77777777" w:rsidR="00342547" w:rsidRDefault="00342547" w:rsidP="00651A8B"/>
    <w:p w14:paraId="54FD1F14" w14:textId="0998CF44" w:rsidR="002E1EC2" w:rsidRDefault="00342547" w:rsidP="00651A8B">
      <w:r>
        <w:t xml:space="preserve">So our </w:t>
      </w:r>
      <w:r w:rsidR="00BB17AF">
        <w:t>regression model</w:t>
      </w:r>
      <w:r>
        <w:t xml:space="preserve"> is: </w:t>
      </w:r>
    </w:p>
    <w:p w14:paraId="0D9E1B96" w14:textId="77777777" w:rsidR="002E1EC2" w:rsidRPr="00342547" w:rsidRDefault="007952B2" w:rsidP="00651A8B">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05950165" w14:textId="77777777" w:rsidR="00342547" w:rsidRDefault="00342547" w:rsidP="00651A8B"/>
    <w:p w14:paraId="353BCA04" w14:textId="1399D372" w:rsidR="00CE523D" w:rsidRDefault="007952B2" w:rsidP="00651A8B">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CE523D">
        <w:t xml:space="preserve"> </w:t>
      </w:r>
      <w:r w:rsidR="00CE523D">
        <w:tab/>
      </w:r>
      <w:proofErr w:type="gramStart"/>
      <w:r w:rsidR="00CE523D">
        <w:t>is</w:t>
      </w:r>
      <w:proofErr w:type="gramEnd"/>
      <w:r w:rsidR="00CE523D">
        <w:t xml:space="preserve"> the </w:t>
      </w:r>
      <w:r w:rsidR="00CE523D" w:rsidRPr="00CF5815">
        <w:rPr>
          <w:b/>
        </w:rPr>
        <w:t>observed value</w:t>
      </w:r>
    </w:p>
    <w:p w14:paraId="0DA7682A" w14:textId="4B68EEB1" w:rsidR="00CE523D" w:rsidRDefault="00CE523D" w:rsidP="00651A8B">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w:t>
      </w:r>
      <w:r>
        <w:tab/>
      </w:r>
      <w:proofErr w:type="gramStart"/>
      <w:r>
        <w:t>is</w:t>
      </w:r>
      <w:proofErr w:type="gramEnd"/>
      <w:r>
        <w:t xml:space="preserve"> the </w:t>
      </w:r>
      <w:r w:rsidRPr="00CF5815">
        <w:rPr>
          <w:b/>
        </w:rPr>
        <w:t>predicted value</w:t>
      </w:r>
    </w:p>
    <w:p w14:paraId="359F2C34" w14:textId="77777777" w:rsidR="00CE523D" w:rsidRDefault="00342547" w:rsidP="00651A8B">
      <w:r>
        <w:t xml:space="preserve">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w:t>
      </w:r>
      <w:r w:rsidR="00CE523D">
        <w:tab/>
      </w:r>
      <w:proofErr w:type="gramStart"/>
      <w:r>
        <w:t>is</w:t>
      </w:r>
      <w:proofErr w:type="gramEnd"/>
      <w:r>
        <w:t xml:space="preserve"> the </w:t>
      </w:r>
      <w:r w:rsidRPr="00CF5815">
        <w:rPr>
          <w:b/>
        </w:rPr>
        <w:t>error</w:t>
      </w:r>
      <w:r>
        <w:t xml:space="preserve"> – the difference between the predicted </w:t>
      </w:r>
      <w:r w:rsidR="00CE523D">
        <w:t>and</w:t>
      </w:r>
      <w:r>
        <w:t xml:space="preserve"> observed value</w:t>
      </w:r>
      <w:r w:rsidR="00CE523D">
        <w:t>s</w:t>
      </w:r>
      <w:r>
        <w:t>.</w:t>
      </w:r>
      <w:r w:rsidR="00CE523D">
        <w:t xml:space="preserve">  </w:t>
      </w:r>
    </w:p>
    <w:p w14:paraId="6FEF6036" w14:textId="77777777" w:rsidR="00CE523D" w:rsidRDefault="00CE523D" w:rsidP="00651A8B"/>
    <w:p w14:paraId="1CDC600A" w14:textId="77777777" w:rsidR="004C3FBB" w:rsidRDefault="00CE523D" w:rsidP="00651A8B">
      <w:r>
        <w:t xml:space="preserve">The error is treated as </w:t>
      </w:r>
      <w:r w:rsidR="0019211D">
        <w:t xml:space="preserve">a </w:t>
      </w:r>
      <w:r>
        <w:t>‘random</w:t>
      </w:r>
      <w:r w:rsidR="0019211D">
        <w:t xml:space="preserve"> quantity</w:t>
      </w:r>
      <w:r>
        <w:t>’.</w:t>
      </w:r>
      <w:r w:rsidR="0019211D">
        <w:t xml:space="preserve">  More precisely, the </w:t>
      </w:r>
      <w:r w:rsidR="0019211D" w:rsidRPr="00CF5815">
        <w:rPr>
          <w:b/>
        </w:rPr>
        <w:t xml:space="preserve">Expected Value </w:t>
      </w:r>
      <w:r w:rsidR="001F123D" w:rsidRPr="00CF5815">
        <w:rPr>
          <w:b/>
        </w:rPr>
        <w:t>(</w:t>
      </w:r>
      <w:r w:rsidR="0019211D" w:rsidRPr="00CF5815">
        <w:rPr>
          <w:b/>
        </w:rPr>
        <w:t>E</w:t>
      </w:r>
      <w:r w:rsidR="001F123D" w:rsidRPr="00CF5815">
        <w:rPr>
          <w:b/>
        </w:rPr>
        <w:t>)</w:t>
      </w:r>
      <w:r w:rsidR="0019211D" w:rsidRPr="00CF5815">
        <w:rPr>
          <w:b/>
        </w:rPr>
        <w:t xml:space="preserve"> of the error is zero</w:t>
      </w:r>
      <w:proofErr w:type="gramStart"/>
      <w:r w:rsidR="0019211D">
        <w:t>;</w:t>
      </w:r>
      <w:proofErr w:type="gramEnd"/>
      <w:r w:rsidR="0019211D">
        <w:t xml:space="preserve"> </w:t>
      </w:r>
    </w:p>
    <w:p w14:paraId="06CCC9AF" w14:textId="2CC2E6BC" w:rsidR="004C3FBB" w:rsidRDefault="004C3FBB" w:rsidP="00651A8B">
      <m:oMathPara>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r>
            <w:rPr>
              <w:rFonts w:ascii="Cambria Math" w:hAnsi="Cambria Math"/>
            </w:rPr>
            <m:t>= 0</m:t>
          </m:r>
        </m:oMath>
      </m:oMathPara>
    </w:p>
    <w:p w14:paraId="2A540C99" w14:textId="77777777" w:rsidR="004C3FBB" w:rsidRDefault="004C3FBB" w:rsidP="00651A8B"/>
    <w:p w14:paraId="72513351" w14:textId="77777777" w:rsidR="004C3FBB" w:rsidRDefault="004C3FBB" w:rsidP="00651A8B">
      <w:r>
        <w:t>It is saying t</w:t>
      </w:r>
      <w:r w:rsidR="0019211D">
        <w:t>he weighted average of all (values that the error could take times the probability that it will take the value).  Basically, it is saying there is no systemati</w:t>
      </w:r>
      <w:r>
        <w:t>c error.</w:t>
      </w:r>
    </w:p>
    <w:p w14:paraId="6DF52A46" w14:textId="77777777" w:rsidR="004C3FBB" w:rsidRDefault="004C3FBB" w:rsidP="00651A8B"/>
    <w:p w14:paraId="40632023" w14:textId="09312352" w:rsidR="00342547" w:rsidRDefault="004C3FBB" w:rsidP="00651A8B">
      <w:r>
        <w:t xml:space="preserve">It also means that the error is just as likely to be </w:t>
      </w:r>
      <w:r w:rsidR="007B7FE9">
        <w:t>positive,</w:t>
      </w:r>
      <w:r>
        <w:t xml:space="preserve"> as it is to be negative.  In other words, the observed value</w:t>
      </w:r>
      <w:r w:rsidR="00D57FEB">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just as likely to be above </w:t>
      </w:r>
      <w:r w:rsidR="00D57FEB">
        <w:t xml:space="preserve">predicted value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as it is to be below </w:t>
      </w:r>
      <w:r w:rsidR="00D57FEB">
        <w:t>it.</w:t>
      </w:r>
    </w:p>
    <w:p w14:paraId="2A04A855" w14:textId="77777777" w:rsidR="00731C30" w:rsidRDefault="00731C30" w:rsidP="00651A8B"/>
    <w:p w14:paraId="02FAE674" w14:textId="5ECCD5F6" w:rsidR="00731C30" w:rsidRDefault="009E501F" w:rsidP="009E501F">
      <w:pPr>
        <w:pStyle w:val="Heading2"/>
      </w:pPr>
      <w:r>
        <w:t>Estimating the function from the data</w:t>
      </w:r>
    </w:p>
    <w:p w14:paraId="6DF4AE3A" w14:textId="14E41A41" w:rsidR="009E501F" w:rsidRPr="009E501F" w:rsidRDefault="00B1174D" w:rsidP="009E501F">
      <w:r>
        <w:t xml:space="preserve">First we must decide the kind of function; is it constant, like </w:t>
      </w:r>
      <m:oMath>
        <m:r>
          <w:rPr>
            <w:rFonts w:ascii="Cambria Math" w:hAnsi="Cambria Math"/>
          </w:rPr>
          <m:t>y = 5</m:t>
        </m:r>
      </m:oMath>
      <w:r>
        <w:t>, it is lin</w:t>
      </w:r>
      <w:r w:rsidR="00866CFA">
        <w:t xml:space="preserve">ear like </w:t>
      </w:r>
      <m:oMath>
        <m:r>
          <w:rPr>
            <w:rFonts w:ascii="Cambria Math" w:hAnsi="Cambria Math"/>
          </w:rPr>
          <m:t>y = mx+b</m:t>
        </m:r>
      </m:oMath>
      <w:r w:rsidR="00866CFA">
        <w:t>, is it quadrat</w:t>
      </w:r>
      <w:r>
        <w:t xml:space="preserve">ic like </w:t>
      </w:r>
      <m:oMath>
        <m:r>
          <w:rPr>
            <w:rFonts w:ascii="Cambria Math" w:hAnsi="Cambria Math"/>
          </w:rPr>
          <m:t>y = 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bx + c</m:t>
        </m:r>
      </m:oMath>
      <w:r w:rsidR="00866CFA">
        <w:t>, or is it some higher order polynomial.</w:t>
      </w:r>
    </w:p>
    <w:p w14:paraId="134901A3" w14:textId="77777777" w:rsidR="0019211D" w:rsidRDefault="0019211D" w:rsidP="00651A8B"/>
    <w:p w14:paraId="42A533CF" w14:textId="5B346D04" w:rsidR="00866CFA" w:rsidRDefault="00866CFA" w:rsidP="00651A8B">
      <w:r>
        <w:t>Once we have chosen the kind of function, then we estimate a specific fit for that function to the data.  So if we have data and we decide we want to use a quadratic function, the</w:t>
      </w:r>
      <w:r w:rsidR="005F7759">
        <w:t>n</w:t>
      </w:r>
      <w:r>
        <w:t xml:space="preserve"> we would </w:t>
      </w:r>
      <w:r w:rsidR="0086741B">
        <w:t>estimate</w:t>
      </w:r>
      <w:r>
        <w:t xml:space="preserve"> a specific quadratic function that best fits the data</w:t>
      </w:r>
      <w:r w:rsidR="001546FE">
        <w:t xml:space="preserve">; this is the </w:t>
      </w:r>
      <w:r w:rsidR="001546FE" w:rsidRPr="00CF5815">
        <w:rPr>
          <w:b/>
        </w:rPr>
        <w:t>estimated fit</w:t>
      </w:r>
      <w:r w:rsidR="00D741FC">
        <w:t xml:space="preserve">, </w:t>
      </w:r>
      <m:oMath>
        <m:acc>
          <m:accPr>
            <m:ctrlPr>
              <w:rPr>
                <w:rFonts w:ascii="Cambria Math" w:hAnsi="Cambria Math"/>
                <w:i/>
              </w:rPr>
            </m:ctrlPr>
          </m:accPr>
          <m:e>
            <m:r>
              <w:rPr>
                <w:rFonts w:ascii="Cambria Math" w:hAnsi="Cambria Math"/>
              </w:rPr>
              <m:t>f</m:t>
            </m:r>
          </m:e>
        </m:acc>
        <m:r>
          <w:rPr>
            <w:rFonts w:ascii="Cambria Math" w:hAnsi="Cambria Math"/>
          </w:rPr>
          <m:t>(x)</m:t>
        </m:r>
      </m:oMath>
      <w:r w:rsidR="00D741FC">
        <w:t xml:space="preserve"> (f-hat of x)</w:t>
      </w:r>
      <w:r>
        <w:t>.</w:t>
      </w:r>
    </w:p>
    <w:p w14:paraId="538BB3A0" w14:textId="77777777" w:rsidR="00D741FC" w:rsidRDefault="00D741FC" w:rsidP="00651A8B"/>
    <w:p w14:paraId="4BA0E171" w14:textId="6B990CB0" w:rsidR="00B62030" w:rsidRDefault="00B62030" w:rsidP="005F7759">
      <w:pPr>
        <w:ind w:left="720" w:hanging="720"/>
      </w:pPr>
      <w:proofErr w:type="gramStart"/>
      <w:r>
        <w:t>y</w:t>
      </w:r>
      <w:proofErr w:type="gramEnd"/>
      <w:r>
        <w:t xml:space="preserve"> </w:t>
      </w:r>
      <w:r w:rsidR="005F7759">
        <w:tab/>
      </w:r>
      <w:r>
        <w:t xml:space="preserve">is the actual </w:t>
      </w:r>
      <w:r w:rsidR="00A74C96">
        <w:t xml:space="preserve">observed output </w:t>
      </w:r>
      <w:r>
        <w:t>value taken from the training data.</w:t>
      </w:r>
    </w:p>
    <w:p w14:paraId="3176E023" w14:textId="139DD4AD" w:rsidR="00D741FC" w:rsidRDefault="00B62030" w:rsidP="005F7759">
      <w:pPr>
        <w:ind w:left="720" w:hanging="720"/>
      </w:pPr>
      <w:proofErr w:type="gramStart"/>
      <w:r>
        <w:t>x</w:t>
      </w:r>
      <w:proofErr w:type="gramEnd"/>
      <w:r>
        <w:t xml:space="preserve"> </w:t>
      </w:r>
      <w:r w:rsidR="005F7759">
        <w:tab/>
      </w:r>
      <w:r>
        <w:t>is a feature of the data obtained by extracting it from the training data (and associated with the actual value y).</w:t>
      </w:r>
    </w:p>
    <w:p w14:paraId="236C5EC1" w14:textId="259D55E8" w:rsidR="00B62030" w:rsidRDefault="007952B2" w:rsidP="005F7759">
      <w:pPr>
        <w:ind w:left="720" w:hanging="720"/>
      </w:pPr>
      <m:oMath>
        <m:acc>
          <m:accPr>
            <m:ctrlPr>
              <w:rPr>
                <w:rFonts w:ascii="Cambria Math" w:hAnsi="Cambria Math"/>
                <w:i/>
              </w:rPr>
            </m:ctrlPr>
          </m:accPr>
          <m:e>
            <m:r>
              <w:rPr>
                <w:rFonts w:ascii="Cambria Math" w:hAnsi="Cambria Math"/>
              </w:rPr>
              <m:t>y</m:t>
            </m:r>
          </m:e>
        </m:acc>
      </m:oMath>
      <w:r w:rsidR="00B62030">
        <w:t xml:space="preserve"> </w:t>
      </w:r>
      <w:r w:rsidR="005F7759">
        <w:tab/>
      </w:r>
      <w:proofErr w:type="gramStart"/>
      <w:r w:rsidR="00B62030">
        <w:t>is</w:t>
      </w:r>
      <w:proofErr w:type="gramEnd"/>
      <w:r w:rsidR="00B62030">
        <w:t xml:space="preserve"> the predicted </w:t>
      </w:r>
      <w:r w:rsidR="008A1C77">
        <w:t xml:space="preserve">output </w:t>
      </w:r>
      <w:r w:rsidR="00B62030">
        <w:t>value after applying our regression model to x.</w:t>
      </w:r>
    </w:p>
    <w:p w14:paraId="4F41F3F1" w14:textId="77777777" w:rsidR="005F7759" w:rsidRDefault="005F7759" w:rsidP="005F7759">
      <w:pPr>
        <w:ind w:left="720" w:hanging="720"/>
      </w:pPr>
    </w:p>
    <w:p w14:paraId="25649EA4" w14:textId="73EAAB86" w:rsidR="00B62030" w:rsidRDefault="00B62030" w:rsidP="005F7759">
      <w:pPr>
        <w:ind w:left="720" w:hanging="720"/>
      </w:pPr>
      <w:r>
        <w:t xml:space="preserve">Given y and </w:t>
      </w:r>
      <m:oMath>
        <m:acc>
          <m:accPr>
            <m:ctrlPr>
              <w:rPr>
                <w:rFonts w:ascii="Cambria Math" w:hAnsi="Cambria Math"/>
                <w:i/>
              </w:rPr>
            </m:ctrlPr>
          </m:accPr>
          <m:e>
            <m:r>
              <w:rPr>
                <w:rFonts w:ascii="Cambria Math" w:hAnsi="Cambria Math"/>
              </w:rPr>
              <m:t>y</m:t>
            </m:r>
          </m:e>
        </m:acc>
      </m:oMath>
      <w:r>
        <w:t xml:space="preserve">, the </w:t>
      </w:r>
      <w:r w:rsidRPr="00CF5815">
        <w:rPr>
          <w:b/>
        </w:rPr>
        <w:t>quality metric</w:t>
      </w:r>
      <w:r>
        <w:t xml:space="preserve"> is used to calculate the error</w:t>
      </w:r>
      <w:r w:rsidR="00E96515">
        <w:t xml:space="preserve"> between them.</w:t>
      </w:r>
    </w:p>
    <w:p w14:paraId="349902FE" w14:textId="77777777" w:rsidR="00B62030" w:rsidRDefault="00B62030" w:rsidP="00651A8B"/>
    <w:p w14:paraId="23532D0D" w14:textId="52502D37" w:rsidR="00B62030" w:rsidRDefault="00AE24FC" w:rsidP="00AE24FC">
      <w:pPr>
        <w:pStyle w:val="Heading2"/>
      </w:pPr>
      <w:r>
        <w:t>Simple Linear Regression</w:t>
      </w:r>
    </w:p>
    <w:p w14:paraId="1B0030AB" w14:textId="23133D14" w:rsidR="00AE24FC" w:rsidRDefault="00AE24FC" w:rsidP="00651A8B">
      <w:r>
        <w:t>Simple linear regression fits the data to a line with one input, a slope and an intercept:</w:t>
      </w:r>
    </w:p>
    <w:p w14:paraId="0FDCC236" w14:textId="77777777" w:rsidR="00AE24FC" w:rsidRDefault="00AE24FC" w:rsidP="00651A8B"/>
    <w:p w14:paraId="341AE93B" w14:textId="6B0C42FD" w:rsidR="00AE24FC" w:rsidRDefault="00AE24FC" w:rsidP="00651A8B">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oMath>
      </m:oMathPara>
    </w:p>
    <w:p w14:paraId="0772426C" w14:textId="77777777" w:rsidR="00AE24FC" w:rsidRDefault="00AE24FC" w:rsidP="00651A8B"/>
    <w:p w14:paraId="764570FE" w14:textId="3048CC4C" w:rsidR="0086741B" w:rsidRDefault="007952B2" w:rsidP="00651A8B">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AE24FC">
        <w:t xml:space="preserve"> </w:t>
      </w:r>
      <w:proofErr w:type="gramStart"/>
      <w:r w:rsidR="00AE24FC">
        <w:t>is</w:t>
      </w:r>
      <w:proofErr w:type="gramEnd"/>
      <w:r w:rsidR="00AE24FC">
        <w:t xml:space="preserve"> the intercept.</w:t>
      </w:r>
    </w:p>
    <w:p w14:paraId="73D243F1" w14:textId="68A04643" w:rsidR="00AE24FC" w:rsidRDefault="007952B2" w:rsidP="00651A8B">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AE24FC">
        <w:t xml:space="preserve"> </w:t>
      </w:r>
      <w:proofErr w:type="gramStart"/>
      <w:r w:rsidR="00AE24FC">
        <w:t>is</w:t>
      </w:r>
      <w:proofErr w:type="gramEnd"/>
      <w:r w:rsidR="00AE24FC">
        <w:t xml:space="preserve"> the slope.</w:t>
      </w:r>
    </w:p>
    <w:p w14:paraId="00E191BA" w14:textId="77777777" w:rsidR="00AE24FC" w:rsidRDefault="00AE24FC" w:rsidP="00651A8B"/>
    <w:p w14:paraId="67B4734C" w14:textId="1CD7D80C" w:rsidR="00AE24FC" w:rsidRDefault="00DD097F" w:rsidP="00651A8B">
      <w:r>
        <w:t>The</w:t>
      </w:r>
      <w:r w:rsidR="00A86EAA">
        <w:t xml:space="preserve"> </w:t>
      </w:r>
      <w:r w:rsidR="004F1740">
        <w:t>regression model</w:t>
      </w:r>
      <w:r w:rsidR="00A86EAA">
        <w:t xml:space="preserve"> </w:t>
      </w:r>
      <w:r w:rsidR="004F1740">
        <w:t>is</w:t>
      </w:r>
      <w:r w:rsidR="00A86EAA">
        <w:t>:</w:t>
      </w:r>
    </w:p>
    <w:p w14:paraId="16FBF72F" w14:textId="77777777" w:rsidR="00A86EAA" w:rsidRDefault="00A86EAA" w:rsidP="00651A8B"/>
    <w:p w14:paraId="4B9A1928" w14:textId="19EBAF19" w:rsidR="00A86EAA" w:rsidRDefault="007952B2" w:rsidP="00651A8B">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610CBD7A" w14:textId="77777777" w:rsidR="0086741B" w:rsidRDefault="0086741B" w:rsidP="00651A8B"/>
    <w:p w14:paraId="47133733" w14:textId="462D3CEB" w:rsidR="0019211D" w:rsidRDefault="007952B2" w:rsidP="00432B78">
      <w:pPr>
        <w:ind w:left="1440" w:hanging="144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F1740">
        <w:t xml:space="preserve"> </w:t>
      </w:r>
      <w:r w:rsidR="00432B78">
        <w:tab/>
      </w:r>
      <w:proofErr w:type="gramStart"/>
      <w:r w:rsidR="004F1740">
        <w:t>is</w:t>
      </w:r>
      <w:proofErr w:type="gramEnd"/>
      <w:r w:rsidR="004F1740">
        <w:t xml:space="preserve"> the observed value</w:t>
      </w:r>
    </w:p>
    <w:p w14:paraId="26A4CFFB" w14:textId="11110EBA" w:rsidR="004F1740" w:rsidRDefault="007952B2" w:rsidP="00432B78">
      <w:pPr>
        <w:ind w:left="1440" w:hanging="1440"/>
      </w:pPr>
      <m:oMath>
        <m:sSub>
          <m:sSubPr>
            <m:ctrlPr>
              <w:rPr>
                <w:rFonts w:ascii="Cambria Math" w:hAnsi="Cambria Math"/>
                <w:i/>
              </w:rPr>
            </m:ctrlPr>
          </m:sSubPr>
          <m:e>
            <m:r>
              <w:rPr>
                <w:rFonts w:ascii="Cambria Math" w:hAnsi="Cambria Math"/>
              </w:rPr>
              <m:t>ϵ</m:t>
            </m:r>
          </m:e>
          <m:sub>
            <m:r>
              <w:rPr>
                <w:rFonts w:ascii="Cambria Math" w:hAnsi="Cambria Math"/>
              </w:rPr>
              <m:t>i</m:t>
            </m:r>
          </m:sub>
        </m:sSub>
      </m:oMath>
      <w:r w:rsidR="004F1740">
        <w:t xml:space="preserve"> </w:t>
      </w:r>
      <w:r w:rsidR="00432B78">
        <w:tab/>
      </w:r>
      <w:proofErr w:type="gramStart"/>
      <w:r w:rsidR="004F1740">
        <w:t>is</w:t>
      </w:r>
      <w:proofErr w:type="gramEnd"/>
      <w:r w:rsidR="004F1740">
        <w:t xml:space="preserve"> the difference between the observed value and the predicted value (the value o</w:t>
      </w:r>
      <w:ins w:id="0" w:author="default" w:date="2016-10-26T16:07:00Z">
        <w:r>
          <w:t>f</w:t>
        </w:r>
      </w:ins>
      <w:bookmarkStart w:id="1" w:name="_GoBack"/>
      <w:bookmarkEnd w:id="1"/>
      <w:r w:rsidR="004F1740">
        <w:t xml:space="preserve"> the line give by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oMath>
      <w:r w:rsidR="004F1740">
        <w:t xml:space="preserve">).  So if the observed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F1740">
        <w:t xml:space="preserve"> is above the line, the error is positive </w:t>
      </w:r>
      <w:r w:rsidR="00061BDA">
        <w:t>and negative if the observed value is below the line.</w:t>
      </w:r>
    </w:p>
    <w:p w14:paraId="1F87FD76" w14:textId="2E2F1340" w:rsidR="00DD097F" w:rsidRDefault="007952B2" w:rsidP="00432B78">
      <w:pPr>
        <w:ind w:left="1440" w:hanging="1440"/>
      </w:pP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DD097F">
        <w:t xml:space="preserve"> </w:t>
      </w:r>
      <w:proofErr w:type="gramStart"/>
      <w:r w:rsidR="00DD097F">
        <w:t>and</w:t>
      </w:r>
      <w:proofErr w:type="gramEnd"/>
      <w:r w:rsidR="00DD097F">
        <w:t xml:space="preserve">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432B78">
        <w:tab/>
      </w:r>
      <w:r w:rsidR="00DD097F">
        <w:t xml:space="preserve">are called the </w:t>
      </w:r>
      <w:r w:rsidR="00DD097F" w:rsidRPr="00CF5815">
        <w:rPr>
          <w:b/>
        </w:rPr>
        <w:t>regression coefficients</w:t>
      </w:r>
      <w:r w:rsidR="001F309F">
        <w:rPr>
          <w:b/>
        </w:rPr>
        <w:t xml:space="preserve"> </w:t>
      </w:r>
      <w:r w:rsidR="001F309F" w:rsidRPr="001F309F">
        <w:t>or the</w:t>
      </w:r>
      <w:r w:rsidR="001F309F">
        <w:rPr>
          <w:b/>
        </w:rPr>
        <w:t xml:space="preserve"> regression parameters</w:t>
      </w:r>
      <w:r w:rsidR="00DD097F">
        <w:t xml:space="preserve">.  </w:t>
      </w:r>
    </w:p>
    <w:p w14:paraId="624C9FFE" w14:textId="77777777" w:rsidR="00DD097F" w:rsidRDefault="00DD097F" w:rsidP="00651A8B"/>
    <w:p w14:paraId="30A2BE6C" w14:textId="3613E43E" w:rsidR="00DD097F" w:rsidRDefault="005B2E0C" w:rsidP="005B2E0C">
      <w:pPr>
        <w:pStyle w:val="Heading2"/>
      </w:pPr>
      <w:r>
        <w:t>Fitting the line to data: the Quality Metric</w:t>
      </w:r>
    </w:p>
    <w:p w14:paraId="3427E3C2" w14:textId="1F6B7927" w:rsidR="005B2E0C" w:rsidRDefault="005B2E0C" w:rsidP="005B2E0C">
      <w:r>
        <w:t>The estimated function is:</w:t>
      </w:r>
    </w:p>
    <w:p w14:paraId="79137D1E" w14:textId="760AFF69" w:rsidR="005B2E0C" w:rsidRDefault="007952B2" w:rsidP="005B2E0C">
      <m:oMathPara>
        <m:oMath>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r>
            <w:rPr>
              <w:rFonts w:ascii="Cambria Math" w:hAnsi="Cambria Math"/>
            </w:rPr>
            <m:t>x</m:t>
          </m:r>
        </m:oMath>
      </m:oMathPara>
    </w:p>
    <w:p w14:paraId="03AD037D" w14:textId="77777777" w:rsidR="005B2E0C" w:rsidRDefault="005B2E0C" w:rsidP="005B2E0C"/>
    <w:p w14:paraId="1EF560FF" w14:textId="12BDCA65" w:rsidR="005B2E0C" w:rsidRDefault="005B2E0C" w:rsidP="005B2E0C">
      <w:r>
        <w:t xml:space="preserve">In this setting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oMath>
      <w:r>
        <w:t xml:space="preserve"> are the estimated regression coefficients, also just called </w:t>
      </w:r>
      <m:oMath>
        <m:acc>
          <m:accPr>
            <m:ctrlPr>
              <w:rPr>
                <w:rFonts w:ascii="Cambria Math" w:hAnsi="Cambria Math"/>
                <w:i/>
              </w:rPr>
            </m:ctrlPr>
          </m:accPr>
          <m:e>
            <m:r>
              <w:rPr>
                <w:rFonts w:ascii="Cambria Math" w:hAnsi="Cambria Math"/>
              </w:rPr>
              <m:t>w</m:t>
            </m:r>
          </m:e>
        </m:acc>
      </m:oMath>
      <w:r>
        <w:t xml:space="preserve"> to generalize the notion.  So in our discussion, we can talk about </w:t>
      </w:r>
      <m:oMath>
        <m:acc>
          <m:accPr>
            <m:ctrlPr>
              <w:rPr>
                <w:rFonts w:ascii="Cambria Math" w:hAnsi="Cambria Math"/>
                <w:i/>
              </w:rPr>
            </m:ctrlPr>
          </m:accPr>
          <m:e>
            <m:r>
              <w:rPr>
                <w:rFonts w:ascii="Cambria Math" w:hAnsi="Cambria Math"/>
              </w:rPr>
              <m:t>w</m:t>
            </m:r>
          </m:e>
        </m:acc>
      </m:oMath>
      <w:r>
        <w:t xml:space="preserve"> rather than </w:t>
      </w:r>
      <m:oMath>
        <m:acc>
          <m:accPr>
            <m:ctrlPr>
              <w:rPr>
                <w:rFonts w:ascii="Cambria Math" w:hAnsi="Cambria Math"/>
                <w:i/>
              </w:rPr>
            </m:ctrlPr>
          </m:accPr>
          <m:e>
            <m:r>
              <w:rPr>
                <w:rFonts w:ascii="Cambria Math" w:hAnsi="Cambria Math"/>
              </w:rPr>
              <m:t>f</m:t>
            </m:r>
          </m:e>
        </m:acc>
      </m:oMath>
      <w:r w:rsidR="00166A1E">
        <w:t xml:space="preserve"> because the coefficients fully describe the function.</w:t>
      </w:r>
    </w:p>
    <w:p w14:paraId="132BCF56" w14:textId="77777777" w:rsidR="00166A1E" w:rsidRDefault="00166A1E" w:rsidP="005B2E0C"/>
    <w:p w14:paraId="75DB2E81" w14:textId="11B2A2F6" w:rsidR="00CF5815" w:rsidRDefault="00CF5815" w:rsidP="005B2E0C">
      <w:r>
        <w:t xml:space="preserve">We can calculate the ‘cost’ of using a given function (in this case a line) using </w:t>
      </w:r>
      <w:r w:rsidRPr="00CF5815">
        <w:rPr>
          <w:b/>
        </w:rPr>
        <w:t>Residual Sum of Squares</w:t>
      </w:r>
      <w:r>
        <w:t xml:space="preserve"> (RSS).  </w:t>
      </w:r>
      <w:r w:rsidRPr="005434BF">
        <w:rPr>
          <w:b/>
        </w:rPr>
        <w:t>A resid</w:t>
      </w:r>
      <w:r w:rsidR="00C45B3B" w:rsidRPr="005434BF">
        <w:rPr>
          <w:b/>
        </w:rPr>
        <w:t>ual is the difference between a</w:t>
      </w:r>
      <w:r w:rsidRPr="005434BF">
        <w:rPr>
          <w:b/>
        </w:rPr>
        <w:t xml:space="preserve"> </w:t>
      </w:r>
      <w:r w:rsidR="00C45B3B" w:rsidRPr="005434BF">
        <w:rPr>
          <w:b/>
        </w:rPr>
        <w:t xml:space="preserve">predicted value and an observed </w:t>
      </w:r>
      <w:r w:rsidRPr="005434BF">
        <w:rPr>
          <w:b/>
        </w:rPr>
        <w:t>value</w:t>
      </w:r>
      <w:r>
        <w:t>.</w:t>
      </w:r>
      <w:r w:rsidR="00C45B3B">
        <w:t xml:space="preserve">  The RSS for a set of regression coefficients is calculated by using the regression coefficients to calculate a predicted value, the</w:t>
      </w:r>
      <w:r w:rsidR="00E423F2">
        <w:t>n</w:t>
      </w:r>
      <w:r w:rsidR="00C45B3B">
        <w:t xml:space="preserve"> finding the difference between the predicted value and the observed value and</w:t>
      </w:r>
      <w:r w:rsidR="00E423F2">
        <w:t xml:space="preserve"> then</w:t>
      </w:r>
      <w:r w:rsidR="00C45B3B">
        <w:t xml:space="preserve"> squaring</w:t>
      </w:r>
      <w:r w:rsidR="00E423F2">
        <w:t xml:space="preserve"> that difference</w:t>
      </w:r>
      <w:r w:rsidR="00C45B3B">
        <w:t xml:space="preserve">.  We do this for all training data and sum the squared </w:t>
      </w:r>
      <w:r w:rsidR="00C20674">
        <w:t>differences</w:t>
      </w:r>
      <w:r w:rsidR="00C45B3B">
        <w:t xml:space="preserve">.  So this could be </w:t>
      </w:r>
      <w:r w:rsidR="00DA41C2">
        <w:t xml:space="preserve">more descriptively </w:t>
      </w:r>
      <w:r w:rsidR="00C45B3B">
        <w:t xml:space="preserve">called </w:t>
      </w:r>
      <w:r w:rsidR="00DA41C2">
        <w:t>the Sum of the Square</w:t>
      </w:r>
      <w:r w:rsidR="00022563">
        <w:t>d</w:t>
      </w:r>
      <w:r w:rsidR="00DA41C2">
        <w:t xml:space="preserve"> Residuals (but don’t do that).</w:t>
      </w:r>
      <w:r w:rsidR="00447EE2">
        <w:t xml:space="preserve">  So this can be written:</w:t>
      </w:r>
    </w:p>
    <w:p w14:paraId="03B14A2F" w14:textId="77777777" w:rsidR="00447EE2" w:rsidRDefault="00447EE2" w:rsidP="005B2E0C"/>
    <w:p w14:paraId="6122FE33" w14:textId="7A722961" w:rsidR="00447EE2" w:rsidRPr="00FE4A0B" w:rsidRDefault="001F4F08" w:rsidP="005B2E0C">
      <m:oMathPara>
        <m:oMathParaPr>
          <m:jc m:val="center"/>
        </m:oMathParaPr>
        <m:oMath>
          <m:r>
            <w:rPr>
              <w:rFonts w:ascii="Cambria Math" w:hAnsi="Cambria Math"/>
            </w:rPr>
            <m:t>RSS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404D2083" w14:textId="77777777" w:rsidR="00B20B79" w:rsidRDefault="00B20B79" w:rsidP="005B2E0C"/>
    <w:p w14:paraId="69E5265E" w14:textId="77777777" w:rsidR="00B20B79" w:rsidRDefault="00B20B79" w:rsidP="005B2E0C"/>
    <w:p w14:paraId="3B96C1F9" w14:textId="2D330623" w:rsidR="00E423F2" w:rsidRDefault="00FB545B" w:rsidP="005B2E0C">
      <w:r>
        <w:t>Now give</w:t>
      </w:r>
      <w:r w:rsidR="0001739D">
        <w:t>n</w:t>
      </w:r>
      <w:r>
        <w:t xml:space="preserve"> this function, </w:t>
      </w:r>
      <w:r w:rsidRPr="005434BF">
        <w:rPr>
          <w:b/>
        </w:rPr>
        <w:t>we can calculate the cost of any estimated line</w:t>
      </w:r>
      <w:r w:rsidR="0001739D" w:rsidRPr="005434BF">
        <w:rPr>
          <w:b/>
        </w:rPr>
        <w:t xml:space="preserve"> </w:t>
      </w:r>
      <m:oMath>
        <m:acc>
          <m:accPr>
            <m:ctrlPr>
              <w:rPr>
                <w:rFonts w:ascii="Cambria Math" w:hAnsi="Cambria Math"/>
                <w:b/>
                <w:i/>
              </w:rPr>
            </m:ctrlPr>
          </m:accPr>
          <m:e>
            <m:r>
              <m:rPr>
                <m:sty m:val="bi"/>
              </m:rPr>
              <w:rPr>
                <w:rFonts w:ascii="Cambria Math" w:hAnsi="Cambria Math"/>
              </w:rPr>
              <m:t>w</m:t>
            </m:r>
          </m:e>
        </m:acc>
      </m:oMath>
      <w:r w:rsidR="0001739D">
        <w:t xml:space="preserve"> (the line with estimated coefficients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0</m:t>
            </m:r>
          </m:sub>
        </m:sSub>
      </m:oMath>
      <w:r w:rsidR="0001739D">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oMath>
      <w:r w:rsidR="005872CE">
        <w:t>)</w:t>
      </w:r>
      <w:r>
        <w:t xml:space="preserve">.  The idea then, is to find </w:t>
      </w:r>
      <w:r w:rsidR="0001739D">
        <w:t xml:space="preserve">the </w:t>
      </w:r>
      <w:r>
        <w:t>line with the lowest cost and use that as our model for predicting values.</w:t>
      </w:r>
    </w:p>
    <w:p w14:paraId="6DED7F5F" w14:textId="77777777" w:rsidR="001F309F" w:rsidRDefault="001F309F" w:rsidP="005B2E0C"/>
    <w:p w14:paraId="4B3C60D6" w14:textId="6D94C2A8" w:rsidR="001F309F" w:rsidRDefault="001F309F" w:rsidP="001F309F">
      <w:pPr>
        <w:pStyle w:val="Heading2"/>
      </w:pPr>
      <w:r>
        <w:t xml:space="preserve">Model </w:t>
      </w:r>
      <w:proofErr w:type="spellStart"/>
      <w:r>
        <w:t>vs</w:t>
      </w:r>
      <w:proofErr w:type="spellEnd"/>
      <w:r>
        <w:t xml:space="preserve"> Fitted Line</w:t>
      </w:r>
    </w:p>
    <w:p w14:paraId="665BDF5C" w14:textId="7EFC98FE" w:rsidR="001F309F" w:rsidRDefault="001F309F" w:rsidP="001F309F">
      <w:r>
        <w:t xml:space="preserve">Our regression model is given by </w:t>
      </w:r>
    </w:p>
    <w:p w14:paraId="2CE256E7" w14:textId="77777777" w:rsidR="001F309F" w:rsidRPr="001F309F" w:rsidRDefault="001F309F" w:rsidP="001F309F"/>
    <w:p w14:paraId="2CB8AED3" w14:textId="1F94DCAB" w:rsidR="005872CE" w:rsidRPr="001F309F" w:rsidRDefault="007952B2" w:rsidP="005B2E0C">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1711024F" w14:textId="77777777" w:rsidR="001F309F" w:rsidRDefault="001F309F" w:rsidP="005B2E0C"/>
    <w:p w14:paraId="4417A606" w14:textId="68B913CB" w:rsidR="005872CE" w:rsidRDefault="001F309F" w:rsidP="005B2E0C">
      <w:r>
        <w:t xml:space="preserve"> In this context we will call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t xml:space="preserve"> and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t xml:space="preserve"> the model parameters.  We are trying to calculate these </w:t>
      </w:r>
      <w:r w:rsidR="00077C36">
        <w:t>-</w:t>
      </w:r>
      <w:r>
        <w:t xml:space="preserve"> they are unknowns.  In trying to calculate the model parameters, we generated estimated parameters,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0</m:t>
            </m:r>
          </m:sub>
        </m:sSub>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oMath>
      <w:r w:rsidR="00077C36">
        <w:t>,</w:t>
      </w:r>
      <w:r>
        <w:t xml:space="preserve"> which are </w:t>
      </w:r>
      <w:r w:rsidR="005434BF">
        <w:t>known</w:t>
      </w:r>
      <w:r w:rsidR="004239BD">
        <w:t xml:space="preserve"> </w:t>
      </w:r>
      <w:r w:rsidR="005434BF">
        <w:t>values</w:t>
      </w:r>
      <w:r>
        <w:t xml:space="preserve"> </w:t>
      </w:r>
      <w:r w:rsidR="005434BF">
        <w:t>(they are know</w:t>
      </w:r>
      <w:r w:rsidR="00077C36">
        <w:t>n</w:t>
      </w:r>
      <w:r w:rsidR="005434BF">
        <w:t xml:space="preserve"> because</w:t>
      </w:r>
      <w:r>
        <w:t xml:space="preserve"> we generated them</w:t>
      </w:r>
      <w:r w:rsidR="005434BF">
        <w:t>)</w:t>
      </w:r>
      <w:r>
        <w:t>.</w:t>
      </w:r>
      <w:r w:rsidR="004239BD">
        <w:t xml:space="preserve">  We use these estimated parameters to </w:t>
      </w:r>
      <w:r w:rsidR="00AC45B5">
        <w:t>produce a specific</w:t>
      </w:r>
      <w:r w:rsidR="008B5868">
        <w:t xml:space="preserve"> fitted</w:t>
      </w:r>
      <w:r w:rsidR="004239BD">
        <w:t xml:space="preserve"> line:</w:t>
      </w:r>
    </w:p>
    <w:p w14:paraId="42BB76C7" w14:textId="77777777" w:rsidR="004239BD" w:rsidRDefault="004239BD" w:rsidP="005B2E0C"/>
    <w:p w14:paraId="3AFA88F9" w14:textId="77777777" w:rsidR="004239BD" w:rsidRDefault="007952B2" w:rsidP="004239BD">
      <m:oMathPara>
        <m:oMath>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r>
            <w:rPr>
              <w:rFonts w:ascii="Cambria Math" w:hAnsi="Cambria Math"/>
            </w:rPr>
            <m:t>x</m:t>
          </m:r>
        </m:oMath>
      </m:oMathPara>
    </w:p>
    <w:p w14:paraId="2370D726" w14:textId="77777777" w:rsidR="004239BD" w:rsidRDefault="004239BD" w:rsidP="005B2E0C"/>
    <w:p w14:paraId="2AB7F692" w14:textId="3584BBDB" w:rsidR="00647EB1" w:rsidRDefault="00647EB1" w:rsidP="005B2E0C">
      <w:r>
        <w:t>This fitted line produces a specific predicted value</w:t>
      </w:r>
      <w:r w:rsidR="007C7853">
        <w:t xml:space="preserve"> </w:t>
      </w:r>
      <m:oMath>
        <m:acc>
          <m:accPr>
            <m:ctrlPr>
              <w:rPr>
                <w:rFonts w:ascii="Cambria Math" w:hAnsi="Cambria Math"/>
                <w:i/>
              </w:rPr>
            </m:ctrlPr>
          </m:accPr>
          <m:e>
            <m:r>
              <w:rPr>
                <w:rFonts w:ascii="Cambria Math" w:hAnsi="Cambria Math"/>
              </w:rPr>
              <m:t>y</m:t>
            </m:r>
          </m:e>
        </m:acc>
      </m:oMath>
      <w:r w:rsidR="007C7853">
        <w:t xml:space="preserve"> given an specific observed value x</w:t>
      </w:r>
      <w:r>
        <w:t>;</w:t>
      </w:r>
    </w:p>
    <w:p w14:paraId="6E7B094A" w14:textId="77777777" w:rsidR="00647EB1" w:rsidRDefault="00647EB1" w:rsidP="005B2E0C"/>
    <w:p w14:paraId="38658CD4" w14:textId="6B8645A4" w:rsidR="004239BD" w:rsidRPr="007C7853" w:rsidRDefault="007952B2" w:rsidP="005B2E0C">
      <w:pPr>
        <w:rPr>
          <w:rFonts w:ascii="Cambria Math" w:hAnsi="Cambria Math"/>
          <w:oMath/>
        </w:rPr>
      </w:pPr>
      <m:oMathPara>
        <m:oMath>
          <m:acc>
            <m:accPr>
              <m:ctrlPr>
                <w:rPr>
                  <w:rFonts w:ascii="Cambria Math" w:hAnsi="Cambria Math"/>
                  <w:i/>
                </w:rPr>
              </m:ctrlPr>
            </m:accPr>
            <m:e>
              <m:r>
                <w:rPr>
                  <w:rFonts w:ascii="Cambria Math" w:hAnsi="Cambria Math"/>
                </w:rPr>
                <m:t>y</m:t>
              </m:r>
            </m:e>
          </m:acc>
          <m:r>
            <w:rPr>
              <w:rFonts w:ascii="Cambria Math" w:hAnsi="Cambria Math"/>
            </w:rPr>
            <m:t>=</m:t>
          </m:r>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0BA3000E" w14:textId="77777777" w:rsidR="004239BD" w:rsidRDefault="004239BD" w:rsidP="005B2E0C"/>
    <w:p w14:paraId="0745C2CA" w14:textId="77777777" w:rsidR="004239BD" w:rsidRDefault="004239BD" w:rsidP="005B2E0C"/>
    <w:p w14:paraId="74C3AE04" w14:textId="76880594" w:rsidR="005B2E0C" w:rsidRDefault="00DB301E" w:rsidP="005B2E0C">
      <w:r>
        <w:t>Note that we can use this fitted line to make reverse predictions as well.  If we have</w:t>
      </w:r>
      <w:r w:rsidR="00A87FB6">
        <w:t xml:space="preserve"> a specific y, we can calculate</w:t>
      </w:r>
      <w:r w:rsidR="00077C36">
        <w:t xml:space="preserve"> an</w:t>
      </w:r>
      <w:r>
        <w:t xml:space="preserve"> estimated </w:t>
      </w:r>
      <m:oMath>
        <m:acc>
          <m:accPr>
            <m:ctrlPr>
              <w:rPr>
                <w:rFonts w:ascii="Cambria Math" w:hAnsi="Cambria Math"/>
                <w:i/>
              </w:rPr>
            </m:ctrlPr>
          </m:accPr>
          <m:e>
            <m:r>
              <w:rPr>
                <w:rFonts w:ascii="Cambria Math" w:hAnsi="Cambria Math"/>
              </w:rPr>
              <m:t>x</m:t>
            </m:r>
          </m:e>
        </m:acc>
      </m:oMath>
      <w:r>
        <w:t>.</w:t>
      </w:r>
    </w:p>
    <w:p w14:paraId="092A22BA" w14:textId="77777777" w:rsidR="00A87FB6" w:rsidRDefault="00A87FB6" w:rsidP="005B2E0C"/>
    <w:p w14:paraId="3082FF7B" w14:textId="25404867" w:rsidR="00A87FB6" w:rsidRDefault="00A87FB6" w:rsidP="00A87FB6">
      <w:pPr>
        <w:pStyle w:val="Heading2"/>
      </w:pPr>
      <w:r>
        <w:t>Interpreting the Coefficients</w:t>
      </w:r>
    </w:p>
    <w:p w14:paraId="2BB32356" w14:textId="77777777" w:rsidR="003422D4" w:rsidRDefault="00A87FB6" w:rsidP="00A87FB6">
      <w:r>
        <w:t xml:space="preserve">The slope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oMath>
      <w:r>
        <w:t xml:space="preserve"> of the fitted line has useful meaning on its own.  It represents the predicted change in the output per unit change in the input.</w:t>
      </w:r>
      <w:r w:rsidR="00CD0604">
        <w:t xml:space="preserve">  </w:t>
      </w:r>
    </w:p>
    <w:p w14:paraId="6DC5170C" w14:textId="77777777" w:rsidR="003422D4" w:rsidRDefault="003422D4" w:rsidP="00A87FB6"/>
    <w:p w14:paraId="2C8FD738" w14:textId="613D4E5C" w:rsidR="00A87FB6" w:rsidRDefault="003422D4" w:rsidP="00A87FB6">
      <w:r>
        <w:t xml:space="preserve">The magnitude of the change depends on the units of the coefficients.  </w:t>
      </w:r>
      <w:r w:rsidR="00CD0604">
        <w:t xml:space="preserve">Of course, </w:t>
      </w:r>
      <w:r>
        <w:t>coefficients of the fitted line are</w:t>
      </w:r>
      <w:r w:rsidR="00CD0604">
        <w:t xml:space="preserve"> in the same units as the training data and so our inputs to the fitted line must be in these units.</w:t>
      </w:r>
      <w:r w:rsidR="00450F31">
        <w:t xml:space="preserve">  The y-axis and the y-intercept are in the units of our observed values.  The slope is in units of observed values / units of feature values</w:t>
      </w:r>
      <w:r w:rsidR="006C2611">
        <w:t xml:space="preserve"> (rise over run)</w:t>
      </w:r>
      <w:r w:rsidR="00450F31">
        <w:t>.  So if we are predicting the prices of houses in dollars using the houses’ floor space in square feet, the then y-intercept in in dollars and the slope is in dollars/square feet.</w:t>
      </w:r>
    </w:p>
    <w:p w14:paraId="3E6F05E8" w14:textId="77777777" w:rsidR="00450F31" w:rsidRDefault="00450F31" w:rsidP="00A87FB6"/>
    <w:p w14:paraId="4185E2C4" w14:textId="2716F335" w:rsidR="00450F31" w:rsidRDefault="000471D6" w:rsidP="000471D6">
      <w:pPr>
        <w:pStyle w:val="Heading2"/>
      </w:pPr>
      <w:r>
        <w:t>Defining the Least Squares Optimization Objective</w:t>
      </w:r>
    </w:p>
    <w:p w14:paraId="09268DB4" w14:textId="74007F84" w:rsidR="000471D6" w:rsidRDefault="000471D6" w:rsidP="000471D6">
      <w:r>
        <w:t xml:space="preserve">We wish to minimize the Residual Sum of Square </w:t>
      </w:r>
      <w:proofErr w:type="gramStart"/>
      <w:r>
        <w:t>RSS(</w:t>
      </w:r>
      <w:proofErr w:type="gramEnd"/>
      <m:oMath>
        <m:sSub>
          <m:sSubPr>
            <m:ctrlPr>
              <w:rPr>
                <w:rFonts w:ascii="Cambria Math" w:hAnsi="Cambria Math"/>
                <w:i/>
              </w:rPr>
            </m:ctrlPr>
          </m:sSubPr>
          <m:e>
            <m:r>
              <w:rPr>
                <w:rFonts w:ascii="Cambria Math" w:hAnsi="Cambria Math"/>
              </w:rPr>
              <m:t>w</m:t>
            </m:r>
          </m:e>
          <m:sub>
            <m:r>
              <w:rPr>
                <w:rFonts w:ascii="Cambria Math" w:hAnsi="Cambria Math"/>
              </w:rPr>
              <m:t>0,</m:t>
            </m:r>
          </m:sub>
        </m:sSub>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oMath>
      <w:r>
        <w:t xml:space="preserve"> for all possible coefficients.  This is goal is given by;</w:t>
      </w:r>
    </w:p>
    <w:p w14:paraId="73D60165" w14:textId="77777777" w:rsidR="000471D6" w:rsidRDefault="000471D6" w:rsidP="000471D6"/>
    <w:p w14:paraId="367CF04D" w14:textId="2573ECE3" w:rsidR="000471D6" w:rsidRPr="009A4D34" w:rsidRDefault="007952B2" w:rsidP="00A87FB6">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w</m:t>
                      </m:r>
                    </m:e>
                    <m:sub>
                      <m:r>
                        <w:rPr>
                          <w:rFonts w:ascii="Cambria Math" w:hAnsi="Cambria Math"/>
                        </w:rPr>
                        <m:t>0,</m:t>
                      </m:r>
                    </m:sub>
                  </m:sSub>
                  <m:sSub>
                    <m:sSubPr>
                      <m:ctrlPr>
                        <w:rPr>
                          <w:rFonts w:ascii="Cambria Math" w:hAnsi="Cambria Math"/>
                          <w:i/>
                        </w:rPr>
                      </m:ctrlPr>
                    </m:sSubPr>
                    <m:e>
                      <m:r>
                        <w:rPr>
                          <w:rFonts w:ascii="Cambria Math" w:hAnsi="Cambria Math"/>
                        </w:rPr>
                        <m:t>w</m:t>
                      </m:r>
                    </m:e>
                    <m:sub>
                      <m:r>
                        <w:rPr>
                          <w:rFonts w:ascii="Cambria Math" w:hAnsi="Cambria Math"/>
                        </w:rPr>
                        <m:t>1</m:t>
                      </m:r>
                    </m:sub>
                  </m:sSub>
                </m:lim>
              </m:limLow>
            </m:fName>
            <m:e>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e>
          </m:func>
        </m:oMath>
      </m:oMathPara>
    </w:p>
    <w:p w14:paraId="6B537A88" w14:textId="77777777" w:rsidR="009A4D34" w:rsidRDefault="009A4D34" w:rsidP="00A87FB6"/>
    <w:p w14:paraId="3EBDF146" w14:textId="008EEC53" w:rsidR="00CD0604" w:rsidRDefault="00B64B75" w:rsidP="00A87FB6">
      <w:r>
        <w:t xml:space="preserve">We can see the sum represents </w:t>
      </w:r>
      <w:proofErr w:type="gramStart"/>
      <w:r>
        <w:t>RSS(</w:t>
      </w:r>
      <w:proofErr w:type="gramEnd"/>
      <m:oMath>
        <m:sSub>
          <m:sSubPr>
            <m:ctrlPr>
              <w:rPr>
                <w:rFonts w:ascii="Cambria Math" w:hAnsi="Cambria Math"/>
                <w:i/>
              </w:rPr>
            </m:ctrlPr>
          </m:sSubPr>
          <m:e>
            <m:r>
              <w:rPr>
                <w:rFonts w:ascii="Cambria Math" w:hAnsi="Cambria Math"/>
              </w:rPr>
              <m:t>w</m:t>
            </m:r>
          </m:e>
          <m:sub>
            <m:r>
              <w:rPr>
                <w:rFonts w:ascii="Cambria Math" w:hAnsi="Cambria Math"/>
              </w:rPr>
              <m:t>0,</m:t>
            </m:r>
          </m:sub>
        </m:sSub>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oMath>
      <w:r>
        <w:t>.</w:t>
      </w:r>
      <w:r w:rsidR="00376CFC">
        <w:t xml:space="preserve">  The notation indicates that we want to minimize the results of a function (in this case a function over two variables, </w:t>
      </w:r>
      <m:oMath>
        <m:sSub>
          <m:sSubPr>
            <m:ctrlPr>
              <w:rPr>
                <w:rFonts w:ascii="Cambria Math" w:hAnsi="Cambria Math"/>
                <w:i/>
              </w:rPr>
            </m:ctrlPr>
          </m:sSubPr>
          <m:e>
            <m:r>
              <w:rPr>
                <w:rFonts w:ascii="Cambria Math" w:hAnsi="Cambria Math"/>
              </w:rPr>
              <m:t>w</m:t>
            </m:r>
          </m:e>
          <m:sub>
            <m:r>
              <w:rPr>
                <w:rFonts w:ascii="Cambria Math" w:hAnsi="Cambria Math"/>
              </w:rPr>
              <m:t>0,</m:t>
            </m:r>
          </m:sub>
        </m:sSub>
        <m:sSub>
          <m:sSubPr>
            <m:ctrlPr>
              <w:rPr>
                <w:rFonts w:ascii="Cambria Math" w:hAnsi="Cambria Math"/>
                <w:i/>
              </w:rPr>
            </m:ctrlPr>
          </m:sSubPr>
          <m:e>
            <m:r>
              <w:rPr>
                <w:rFonts w:ascii="Cambria Math" w:hAnsi="Cambria Math"/>
              </w:rPr>
              <m:t>w</m:t>
            </m:r>
          </m:e>
          <m:sub>
            <m:r>
              <w:rPr>
                <w:rFonts w:ascii="Cambria Math" w:hAnsi="Cambria Math"/>
              </w:rPr>
              <m:t>1</m:t>
            </m:r>
          </m:sub>
        </m:sSub>
      </m:oMath>
      <w:r w:rsidR="00376CFC">
        <w:t>.</w:t>
      </w:r>
    </w:p>
    <w:p w14:paraId="0AC1ACFD" w14:textId="77777777" w:rsidR="00B64B75" w:rsidRDefault="00B64B75" w:rsidP="00A87FB6"/>
    <w:p w14:paraId="29502CC3" w14:textId="29599F9D" w:rsidR="004B20C4" w:rsidRPr="009E1B66" w:rsidRDefault="004B20C4" w:rsidP="000502F0">
      <w:pPr>
        <w:pStyle w:val="Heading3"/>
      </w:pPr>
      <w:r w:rsidRPr="009E1B66">
        <w:t>Concave and Convex functions</w:t>
      </w:r>
    </w:p>
    <w:p w14:paraId="03D1F967" w14:textId="77FB0FCC" w:rsidR="004B20C4" w:rsidRDefault="004B20C4" w:rsidP="00A87FB6">
      <w:r>
        <w:t xml:space="preserve">Concave functions are those that, for any two points on the curve, the points of the line connecting those two points will always be below (less in the y direction) than the corresponding points of the curve.  </w:t>
      </w:r>
    </w:p>
    <w:p w14:paraId="3946E9D1" w14:textId="77777777" w:rsidR="004B20C4" w:rsidRDefault="004B20C4" w:rsidP="00A87FB6"/>
    <w:p w14:paraId="3201E41C" w14:textId="4B202950" w:rsidR="004B20C4" w:rsidRDefault="004B20C4" w:rsidP="004B20C4">
      <w:r>
        <w:t xml:space="preserve">Convex functions are those that, for any two points on the curve, the points of the line connecting those two points will always be above (greater in the y direction) than the corresponding points of the curve.  </w:t>
      </w:r>
    </w:p>
    <w:p w14:paraId="1E3B317B" w14:textId="77777777" w:rsidR="009E1B66" w:rsidRDefault="009E1B66" w:rsidP="004B20C4"/>
    <w:p w14:paraId="04A8CCC6" w14:textId="7141C4B6" w:rsidR="009E1B66" w:rsidRDefault="009E1B66" w:rsidP="009E1B66">
      <w:r>
        <w:t xml:space="preserve">In these two cases, we are talking about a </w:t>
      </w:r>
      <w:r w:rsidRPr="009E1B66">
        <w:rPr>
          <w:b/>
        </w:rPr>
        <w:t>secant line</w:t>
      </w:r>
      <w:r>
        <w:t xml:space="preserve">.  From </w:t>
      </w:r>
      <w:hyperlink r:id="rId8" w:history="1">
        <w:r w:rsidRPr="009E1B66">
          <w:rPr>
            <w:rStyle w:val="Hyperlink"/>
          </w:rPr>
          <w:t>Wikipedia</w:t>
        </w:r>
      </w:hyperlink>
      <w:r>
        <w:t xml:space="preserve">; </w:t>
      </w:r>
    </w:p>
    <w:p w14:paraId="416B37AC" w14:textId="77777777" w:rsidR="009E1B66" w:rsidRDefault="009E1B66" w:rsidP="009E1B66"/>
    <w:p w14:paraId="3E4F79C0" w14:textId="5AC48D3D" w:rsidR="009E1B66" w:rsidRPr="00D06210" w:rsidRDefault="009E1B66" w:rsidP="009E1B66">
      <w:pPr>
        <w:rPr>
          <w:i/>
        </w:rPr>
      </w:pPr>
      <w:r w:rsidRPr="00D06210">
        <w:rPr>
          <w:i/>
        </w:rPr>
        <w:t>In geometry, a </w:t>
      </w:r>
      <w:r w:rsidRPr="00D06210">
        <w:rPr>
          <w:b/>
          <w:bCs/>
          <w:i/>
        </w:rPr>
        <w:t>secant line</w:t>
      </w:r>
      <w:r w:rsidRPr="00D06210">
        <w:rPr>
          <w:i/>
        </w:rPr>
        <w:t> of a curve is a </w:t>
      </w:r>
      <w:r w:rsidRPr="00D06210">
        <w:rPr>
          <w:b/>
          <w:bCs/>
          <w:i/>
        </w:rPr>
        <w:t>line</w:t>
      </w:r>
      <w:r w:rsidRPr="00D06210">
        <w:rPr>
          <w:i/>
        </w:rPr>
        <w:t> that (locally) intersects two points on the curve. A chord is an interval of a </w:t>
      </w:r>
      <w:r w:rsidRPr="00D06210">
        <w:rPr>
          <w:b/>
          <w:bCs/>
          <w:i/>
        </w:rPr>
        <w:t>secant line</w:t>
      </w:r>
      <w:r w:rsidRPr="00D06210">
        <w:rPr>
          <w:i/>
        </w:rPr>
        <w:t>, the portion of the </w:t>
      </w:r>
      <w:r w:rsidRPr="00D06210">
        <w:rPr>
          <w:b/>
          <w:bCs/>
          <w:i/>
        </w:rPr>
        <w:t>line</w:t>
      </w:r>
      <w:r w:rsidRPr="00D06210">
        <w:rPr>
          <w:i/>
        </w:rPr>
        <w:t> that lies within the curve. </w:t>
      </w:r>
    </w:p>
    <w:p w14:paraId="5FE5FE85" w14:textId="25D36403" w:rsidR="009E1B66" w:rsidRDefault="009E1B66" w:rsidP="004B20C4"/>
    <w:p w14:paraId="5B1086E3" w14:textId="77777777" w:rsidR="00EA3C59" w:rsidRDefault="009E1B66" w:rsidP="004B20C4">
      <w:r>
        <w:t>So we are saying, for a concave curve, the chord is always below the curve and for a convex curve, the chord is always above the curve.</w:t>
      </w:r>
      <w:r w:rsidR="000C275F">
        <w:t xml:space="preserve">  </w:t>
      </w:r>
    </w:p>
    <w:p w14:paraId="1E72ED12" w14:textId="77777777" w:rsidR="00EA3C59" w:rsidRDefault="00EA3C59" w:rsidP="004B20C4"/>
    <w:p w14:paraId="4C82F3AF" w14:textId="33C0544E" w:rsidR="00EA3C59" w:rsidRDefault="00EA3C59" w:rsidP="004B20C4">
      <w:r>
        <w:t xml:space="preserve">Here is an example of a concave curve from </w:t>
      </w:r>
      <w:hyperlink r:id="rId9" w:history="1">
        <w:r w:rsidRPr="00EA3C59">
          <w:rPr>
            <w:rStyle w:val="Hyperlink"/>
          </w:rPr>
          <w:t>Wikipedia</w:t>
        </w:r>
      </w:hyperlink>
      <w:proofErr w:type="gramStart"/>
      <w:r>
        <w:t>;</w:t>
      </w:r>
      <w:proofErr w:type="gramEnd"/>
    </w:p>
    <w:p w14:paraId="56CB71B7" w14:textId="112F1F4D" w:rsidR="00EA3C59" w:rsidRDefault="00EA3C59" w:rsidP="00200098">
      <w:pPr>
        <w:jc w:val="center"/>
      </w:pPr>
      <w:r>
        <w:rPr>
          <w:noProof/>
        </w:rPr>
        <w:drawing>
          <wp:inline distT="0" distB="0" distL="0" distR="0" wp14:anchorId="4D5F68FE" wp14:editId="292BD24A">
            <wp:extent cx="5422900" cy="3746500"/>
            <wp:effectExtent l="0" t="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2900" cy="3746500"/>
                    </a:xfrm>
                    <a:prstGeom prst="rect">
                      <a:avLst/>
                    </a:prstGeom>
                    <a:noFill/>
                    <a:ln>
                      <a:noFill/>
                    </a:ln>
                  </pic:spPr>
                </pic:pic>
              </a:graphicData>
            </a:graphic>
          </wp:inline>
        </w:drawing>
      </w:r>
    </w:p>
    <w:p w14:paraId="39FD7BCB" w14:textId="77777777" w:rsidR="00EA3C59" w:rsidRDefault="00EA3C59" w:rsidP="004B20C4"/>
    <w:p w14:paraId="57D08C36" w14:textId="3A2FC5D5" w:rsidR="00EA3C59" w:rsidRDefault="00EA3C59" w:rsidP="004B20C4">
      <w:r>
        <w:t>This shows one possible secant line on the concave curve.</w:t>
      </w:r>
    </w:p>
    <w:p w14:paraId="769FD924" w14:textId="77777777" w:rsidR="00EA3C59" w:rsidRDefault="00EA3C59" w:rsidP="004B20C4"/>
    <w:p w14:paraId="03246F9C" w14:textId="2413961F" w:rsidR="009E1B66" w:rsidRDefault="000C275F" w:rsidP="004B20C4">
      <w:r>
        <w:t xml:space="preserve">Here is an example </w:t>
      </w:r>
      <w:r w:rsidR="00EA3C59">
        <w:t xml:space="preserve">of a convex curve </w:t>
      </w:r>
      <w:r>
        <w:t xml:space="preserve">from </w:t>
      </w:r>
      <w:hyperlink r:id="rId11" w:history="1">
        <w:r w:rsidRPr="000C275F">
          <w:rPr>
            <w:rStyle w:val="Hyperlink"/>
          </w:rPr>
          <w:t>Wikipedia</w:t>
        </w:r>
      </w:hyperlink>
      <w:proofErr w:type="gramStart"/>
      <w:r>
        <w:t>;</w:t>
      </w:r>
      <w:proofErr w:type="gramEnd"/>
    </w:p>
    <w:p w14:paraId="2F3040FD" w14:textId="77777777" w:rsidR="000C275F" w:rsidRDefault="000C275F" w:rsidP="004B20C4"/>
    <w:p w14:paraId="723E67F4" w14:textId="14E1A9A2" w:rsidR="000C275F" w:rsidRDefault="000C275F" w:rsidP="00200098">
      <w:pPr>
        <w:jc w:val="center"/>
      </w:pPr>
      <w:r>
        <w:rPr>
          <w:noProof/>
        </w:rPr>
        <w:drawing>
          <wp:inline distT="0" distB="0" distL="0" distR="0" wp14:anchorId="03A08EC6" wp14:editId="1F8AA3FD">
            <wp:extent cx="5486400" cy="2850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850356"/>
                    </a:xfrm>
                    <a:prstGeom prst="rect">
                      <a:avLst/>
                    </a:prstGeom>
                    <a:noFill/>
                    <a:ln>
                      <a:noFill/>
                    </a:ln>
                  </pic:spPr>
                </pic:pic>
              </a:graphicData>
            </a:graphic>
          </wp:inline>
        </w:drawing>
      </w:r>
    </w:p>
    <w:p w14:paraId="2BDDBEE6" w14:textId="77777777" w:rsidR="004B20C4" w:rsidRDefault="004B20C4" w:rsidP="004B20C4"/>
    <w:p w14:paraId="2D4DA390" w14:textId="77777777" w:rsidR="000C275F" w:rsidRDefault="000C275F" w:rsidP="004B20C4"/>
    <w:p w14:paraId="04354D74" w14:textId="097D7712" w:rsidR="000C275F" w:rsidRDefault="000C275F" w:rsidP="004B20C4">
      <w:r>
        <w:t>The pink line is one possible secant line for this convex curve.</w:t>
      </w:r>
    </w:p>
    <w:p w14:paraId="0BE92001" w14:textId="77777777" w:rsidR="000C275F" w:rsidRDefault="000C275F" w:rsidP="004B20C4"/>
    <w:p w14:paraId="74F1596A" w14:textId="20926D31" w:rsidR="004B20C4" w:rsidRDefault="004B20C4" w:rsidP="004B20C4">
      <w:r>
        <w:t xml:space="preserve">Some functions are </w:t>
      </w:r>
      <w:r w:rsidR="00961D11">
        <w:t>neither concave nor</w:t>
      </w:r>
      <w:r>
        <w:t xml:space="preserve"> convex.  The line connecting two points on the curve may actually cross the function</w:t>
      </w:r>
      <w:r w:rsidR="00AF2382">
        <w:t xml:space="preserve"> (so it intersects at more than two places and so is not a chord)</w:t>
      </w:r>
      <w:r>
        <w:t>, indicating that section of the curve is both concave and convex.  Or it may be a line</w:t>
      </w:r>
      <w:r w:rsidR="00B313B0">
        <w:t xml:space="preserve">, which has no curvature. </w:t>
      </w:r>
    </w:p>
    <w:p w14:paraId="4ABB83A2" w14:textId="77777777" w:rsidR="009E1B66" w:rsidRDefault="009E1B66" w:rsidP="004B20C4"/>
    <w:p w14:paraId="16B5C7E1" w14:textId="3A82C5DB" w:rsidR="009E1B66" w:rsidRPr="009E1B66" w:rsidRDefault="009E1B66" w:rsidP="004B20C4">
      <w:pPr>
        <w:rPr>
          <w:u w:val="single"/>
        </w:rPr>
      </w:pPr>
      <w:r w:rsidRPr="009E1B66">
        <w:rPr>
          <w:u w:val="single"/>
        </w:rPr>
        <w:t>Curvature &amp; Instantaneous Rate of Change</w:t>
      </w:r>
    </w:p>
    <w:p w14:paraId="1DE68D20" w14:textId="15201EFB" w:rsidR="000C09AF" w:rsidRDefault="009E1B66" w:rsidP="004B20C4">
      <w:r>
        <w:t xml:space="preserve">The </w:t>
      </w:r>
      <w:r w:rsidRPr="004C4C0F">
        <w:rPr>
          <w:b/>
        </w:rPr>
        <w:t xml:space="preserve">first derivative </w:t>
      </w:r>
      <w:r w:rsidRPr="004C4C0F">
        <w:t>is the</w:t>
      </w:r>
      <w:r w:rsidRPr="004C4C0F">
        <w:rPr>
          <w:b/>
        </w:rPr>
        <w:t xml:space="preserve"> instantaneous rate of change </w:t>
      </w:r>
      <w:r w:rsidRPr="004C4C0F">
        <w:t>at a point on the curve</w:t>
      </w:r>
      <w:r>
        <w:t xml:space="preserve">.  It is the </w:t>
      </w:r>
      <w:r w:rsidRPr="004C4C0F">
        <w:rPr>
          <w:b/>
        </w:rPr>
        <w:t>slope of the</w:t>
      </w:r>
      <w:r>
        <w:t xml:space="preserve"> line that is </w:t>
      </w:r>
      <w:r w:rsidRPr="004C4C0F">
        <w:rPr>
          <w:b/>
        </w:rPr>
        <w:t>tangent</w:t>
      </w:r>
      <w:r>
        <w:t xml:space="preserve"> to the curve at that point.  </w:t>
      </w:r>
      <w:r w:rsidR="004C4C0F">
        <w:t>From Wikipedia;</w:t>
      </w:r>
    </w:p>
    <w:p w14:paraId="0C513DEE" w14:textId="77777777" w:rsidR="004C4C0F" w:rsidRDefault="004C4C0F" w:rsidP="004B20C4"/>
    <w:p w14:paraId="23C19686" w14:textId="7985D74F" w:rsidR="004C4C0F" w:rsidRPr="00D06210" w:rsidRDefault="004C4C0F" w:rsidP="004B20C4">
      <w:pPr>
        <w:rPr>
          <w:i/>
        </w:rPr>
      </w:pPr>
      <w:r w:rsidRPr="00D06210">
        <w:rPr>
          <w:i/>
        </w:rPr>
        <w:t xml:space="preserve">In geometry, the </w:t>
      </w:r>
      <w:r w:rsidRPr="00D06210">
        <w:rPr>
          <w:b/>
          <w:i/>
        </w:rPr>
        <w:t>tangent line</w:t>
      </w:r>
      <w:r w:rsidRPr="00D06210">
        <w:rPr>
          <w:i/>
        </w:rPr>
        <w:t xml:space="preserve"> (or simply tangent) to a plane curve at a given point is the straight line that "just touches" the curve at that point. Leibniz defined it as the line through a pair of infinitely close points on the curve.</w:t>
      </w:r>
    </w:p>
    <w:p w14:paraId="6D15C719" w14:textId="77777777" w:rsidR="000C09AF" w:rsidRDefault="000C09AF" w:rsidP="004B20C4"/>
    <w:p w14:paraId="45ED34E8" w14:textId="68E37550" w:rsidR="009E1B66" w:rsidRDefault="009E1B66" w:rsidP="004B20C4">
      <w:r>
        <w:t xml:space="preserve">NOTE: </w:t>
      </w:r>
      <w:r w:rsidR="000C09AF">
        <w:t xml:space="preserve">We use two points on the curve to create a secant line.  If we </w:t>
      </w:r>
      <w:r w:rsidR="00EB4D9D">
        <w:t xml:space="preserve">begin </w:t>
      </w:r>
      <w:r w:rsidR="000C09AF">
        <w:t>choos</w:t>
      </w:r>
      <w:r w:rsidR="00EB4D9D">
        <w:t>ing</w:t>
      </w:r>
      <w:r w:rsidR="000C09AF">
        <w:t xml:space="preserve"> points that are closer together, as the points get closer and closer together, the distance between </w:t>
      </w:r>
      <w:r w:rsidR="00EB4D9D">
        <w:t xml:space="preserve">them </w:t>
      </w:r>
      <w:r w:rsidR="000C09AF">
        <w:t>approaches zero</w:t>
      </w:r>
      <w:r w:rsidR="004C4C0F">
        <w:t xml:space="preserve"> (they become infinitely close)</w:t>
      </w:r>
      <w:r w:rsidR="000C09AF">
        <w:t>, and we approach the single point which is the tangent line.  That is the geometric interpretation of the first derivative for the curve at a given point.</w:t>
      </w:r>
      <w:r w:rsidR="004C4C0F">
        <w:t xml:space="preserve">  </w:t>
      </w:r>
    </w:p>
    <w:p w14:paraId="5141C551" w14:textId="77777777" w:rsidR="009E1B66" w:rsidRDefault="009E1B66" w:rsidP="004B20C4"/>
    <w:p w14:paraId="7DB9A4C9" w14:textId="4406A1D6" w:rsidR="009E1B66" w:rsidRDefault="009E1B66" w:rsidP="004B20C4">
      <w:r w:rsidRPr="00EB4D9D">
        <w:rPr>
          <w:b/>
        </w:rPr>
        <w:t>In the case of convex and concave functions, at the place where the curve changes slope, there is point where the instantaneous rate of change of the slope is zero</w:t>
      </w:r>
      <w:r>
        <w:t>.</w:t>
      </w:r>
      <w:r w:rsidR="003335B7">
        <w:t xml:space="preserve">  </w:t>
      </w:r>
      <w:r w:rsidR="003335B7" w:rsidRPr="00EB4D9D">
        <w:rPr>
          <w:b/>
        </w:rPr>
        <w:t>That is, there is a place where the tangent line is exactly horizontal.</w:t>
      </w:r>
      <w:r w:rsidRPr="00EB4D9D">
        <w:rPr>
          <w:b/>
        </w:rPr>
        <w:t xml:space="preserve">  That place, where the first derivative is zero</w:t>
      </w:r>
      <w:r w:rsidR="003335B7" w:rsidRPr="00EB4D9D">
        <w:rPr>
          <w:b/>
        </w:rPr>
        <w:t>,</w:t>
      </w:r>
      <w:r w:rsidRPr="00EB4D9D">
        <w:rPr>
          <w:b/>
        </w:rPr>
        <w:t xml:space="preserve"> is the maximum </w:t>
      </w:r>
      <w:r w:rsidR="003335B7" w:rsidRPr="00EB4D9D">
        <w:rPr>
          <w:b/>
        </w:rPr>
        <w:t>in the case of concave curves</w:t>
      </w:r>
      <w:r w:rsidRPr="00EB4D9D">
        <w:rPr>
          <w:b/>
        </w:rPr>
        <w:t xml:space="preserve"> or the minimum in the case of convex functions</w:t>
      </w:r>
      <w:r>
        <w:t>.</w:t>
      </w:r>
    </w:p>
    <w:p w14:paraId="31BD7204" w14:textId="77777777" w:rsidR="00871EC2" w:rsidRDefault="00871EC2" w:rsidP="004B20C4"/>
    <w:p w14:paraId="4BCBBF18" w14:textId="726B86D1" w:rsidR="00871EC2" w:rsidRDefault="00871EC2" w:rsidP="004B20C4">
      <w:r>
        <w:t xml:space="preserve">Also worth noting, any place on a curve where the slope changes ‘sign’, either going from positive slope to negative slope or visa versa, is called an </w:t>
      </w:r>
      <w:r w:rsidR="00FF4EB6">
        <w:t>inflection point.  So the maximum</w:t>
      </w:r>
      <w:r>
        <w:t xml:space="preserve"> of a concave curve is an inflection point.  To the ‘left’, where x values are less, it has positive slope.  On the ‘right’ side of the </w:t>
      </w:r>
      <w:r w:rsidR="00FF4EB6">
        <w:t>maximum</w:t>
      </w:r>
      <w:r>
        <w:t xml:space="preserve">, where x values are greater, it has negative slope.  At the </w:t>
      </w:r>
      <w:r w:rsidR="00FF4EB6">
        <w:t>maximum</w:t>
      </w:r>
      <w:r>
        <w:t xml:space="preserve">, the inflection point has zero </w:t>
      </w:r>
      <w:proofErr w:type="gramStart"/>
      <w:r>
        <w:t>slope</w:t>
      </w:r>
      <w:proofErr w:type="gramEnd"/>
      <w:r>
        <w:t>.</w:t>
      </w:r>
    </w:p>
    <w:p w14:paraId="4CD95B87" w14:textId="77777777" w:rsidR="004B746D" w:rsidRDefault="004B746D" w:rsidP="004B20C4"/>
    <w:p w14:paraId="499919FE" w14:textId="4C2163F6" w:rsidR="004B746D" w:rsidRDefault="004B746D" w:rsidP="004B20C4">
      <w:r>
        <w:t xml:space="preserve">NOTE: here is a cool </w:t>
      </w:r>
      <w:r w:rsidR="00FF4EB6">
        <w:t>animation</w:t>
      </w:r>
      <w:r>
        <w:t xml:space="preserve"> from </w:t>
      </w:r>
      <w:hyperlink r:id="rId13" w:history="1">
        <w:r w:rsidRPr="004B746D">
          <w:rPr>
            <w:rStyle w:val="Hyperlink"/>
          </w:rPr>
          <w:t>Wikipedia</w:t>
        </w:r>
      </w:hyperlink>
      <w:r>
        <w:t xml:space="preserve"> that shows how the tangent changes as we move along a ‘curvy’ curve that has many local maxima and minima.  You can see that the top of local </w:t>
      </w:r>
      <w:r w:rsidR="00FF4EB6">
        <w:t>maximum</w:t>
      </w:r>
      <w:r>
        <w:t xml:space="preserve"> the slope of the tangent is zero (the tangent is exactly horizontal) and the same at the bottom of local minima.</w:t>
      </w:r>
      <w:r w:rsidR="004F5368">
        <w:t xml:space="preserve">  This also hints at potential problems with the </w:t>
      </w:r>
      <w:r w:rsidR="003C3F47">
        <w:t>hill-climbing</w:t>
      </w:r>
      <w:r w:rsidR="004F5368">
        <w:t xml:space="preserve"> algorithm – with non-concave functions, we may only find a local </w:t>
      </w:r>
      <w:r w:rsidR="00FF4EB6">
        <w:t>maximum</w:t>
      </w:r>
      <w:r w:rsidR="004F5368">
        <w:t>.</w:t>
      </w:r>
    </w:p>
    <w:p w14:paraId="24F1D2E0" w14:textId="77777777" w:rsidR="009E1B66" w:rsidRDefault="009E1B66" w:rsidP="004B20C4"/>
    <w:p w14:paraId="10FEF2BE" w14:textId="0A900CBF" w:rsidR="009E1B66" w:rsidRDefault="009E1B66" w:rsidP="006A54BB">
      <w:pPr>
        <w:pStyle w:val="Heading3"/>
      </w:pPr>
      <w:r>
        <w:t>Hill Climbing</w:t>
      </w:r>
      <w:r w:rsidR="00D155A5">
        <w:t xml:space="preserve"> – finding the maximum of a concave function</w:t>
      </w:r>
    </w:p>
    <w:p w14:paraId="143D833B" w14:textId="5791B177" w:rsidR="009F5BEB" w:rsidRDefault="009F5BEB" w:rsidP="009F5BEB">
      <w:r>
        <w:t xml:space="preserve">Let’s assume our function is a concave function.  The function is given by </w:t>
      </w:r>
      <w:proofErr w:type="gramStart"/>
      <w:r>
        <w:t>g(</w:t>
      </w:r>
      <w:proofErr w:type="gramEnd"/>
      <w:r>
        <w:t xml:space="preserve">w) and the </w:t>
      </w:r>
      <w:r w:rsidR="00FF4EB6">
        <w:t>maximum</w:t>
      </w:r>
      <w:r>
        <w:t xml:space="preserve"> is given by max w g(w).  Then at max w </w:t>
      </w:r>
      <w:proofErr w:type="gramStart"/>
      <w:r>
        <w:t>g(</w:t>
      </w:r>
      <w:proofErr w:type="gramEnd"/>
      <w:r>
        <w:t>w), the first derivative is zero; that is the point we are looking for.</w:t>
      </w:r>
    </w:p>
    <w:p w14:paraId="16E02176" w14:textId="77777777" w:rsidR="009F5BEB" w:rsidRDefault="009F5BEB" w:rsidP="009F5BEB"/>
    <w:p w14:paraId="0D92AA19" w14:textId="0C63C86D" w:rsidR="0024107C" w:rsidRDefault="009E1B66" w:rsidP="004B20C4">
      <w:r>
        <w:t xml:space="preserve">To find the maximum of a concave curve, we can use a </w:t>
      </w:r>
      <w:r w:rsidR="00D31262">
        <w:t>hill-climbing</w:t>
      </w:r>
      <w:r>
        <w:t xml:space="preserve"> algorithm.</w:t>
      </w:r>
      <w:r w:rsidR="002D0916">
        <w:t xml:space="preserve">  </w:t>
      </w:r>
      <w:r w:rsidR="00D539CB">
        <w:t xml:space="preserve">For the concave curve given by the function </w:t>
      </w:r>
      <w:proofErr w:type="gramStart"/>
      <w:r w:rsidR="00D539CB">
        <w:t>g(</w:t>
      </w:r>
      <w:proofErr w:type="gramEnd"/>
      <w:r w:rsidR="00D539CB">
        <w:t>w):</w:t>
      </w:r>
    </w:p>
    <w:p w14:paraId="4E94421F" w14:textId="18E023DC" w:rsidR="0024107C" w:rsidRDefault="0024107C" w:rsidP="0024107C">
      <w:pPr>
        <w:pStyle w:val="ListParagraph"/>
        <w:numPr>
          <w:ilvl w:val="0"/>
          <w:numId w:val="1"/>
        </w:numPr>
      </w:pPr>
      <w:r>
        <w:t>Choose an initial</w:t>
      </w:r>
      <w:r w:rsidR="009F5BEB">
        <w:t xml:space="preserve"> value for w.  We can think of this as an initial</w:t>
      </w:r>
      <w:r>
        <w:t xml:space="preserve"> ‘point’ on the curve</w:t>
      </w:r>
      <w:r w:rsidR="009F5BEB">
        <w:t xml:space="preserve"> </w:t>
      </w:r>
      <w:r w:rsidR="009F5BEB" w:rsidRPr="00DD1B6F">
        <w:rPr>
          <w:i/>
        </w:rPr>
        <w:t xml:space="preserve">[w, </w:t>
      </w:r>
      <w:proofErr w:type="gramStart"/>
      <w:r w:rsidR="009F5BEB" w:rsidRPr="00DD1B6F">
        <w:rPr>
          <w:i/>
        </w:rPr>
        <w:t>g(</w:t>
      </w:r>
      <w:proofErr w:type="gramEnd"/>
      <w:r w:rsidR="009F5BEB" w:rsidRPr="00DD1B6F">
        <w:rPr>
          <w:i/>
        </w:rPr>
        <w:t>w)].</w:t>
      </w:r>
    </w:p>
    <w:p w14:paraId="31658EE5" w14:textId="7BB58670" w:rsidR="00E65649" w:rsidRDefault="0024107C" w:rsidP="0024107C">
      <w:pPr>
        <w:pStyle w:val="ListParagraph"/>
        <w:numPr>
          <w:ilvl w:val="0"/>
          <w:numId w:val="1"/>
        </w:numPr>
      </w:pPr>
      <w:r>
        <w:t>Calculate the s</w:t>
      </w:r>
      <w:r w:rsidR="000E0072">
        <w:t xml:space="preserve">lope </w:t>
      </w:r>
      <w:r w:rsidR="00D539CB">
        <w:t xml:space="preserve">of the curve </w:t>
      </w:r>
      <w:r w:rsidR="000E0072">
        <w:t>at that point</w:t>
      </w:r>
      <w:r w:rsidR="00E65649">
        <w:t>.</w:t>
      </w:r>
    </w:p>
    <w:p w14:paraId="793DB70F" w14:textId="0BE9D8B8" w:rsidR="0024107C" w:rsidRDefault="0024107C" w:rsidP="0024107C">
      <w:pPr>
        <w:pStyle w:val="ListParagraph"/>
        <w:numPr>
          <w:ilvl w:val="0"/>
          <w:numId w:val="1"/>
        </w:numPr>
      </w:pPr>
      <w:r>
        <w:t xml:space="preserve">If the slope is positive, choose a larger </w:t>
      </w:r>
      <w:r w:rsidR="00DD1B6F">
        <w:t xml:space="preserve">value for </w:t>
      </w:r>
      <w:r w:rsidR="00DD1B6F" w:rsidRPr="00DD1B6F">
        <w:rPr>
          <w:i/>
        </w:rPr>
        <w:t>w</w:t>
      </w:r>
      <w:r>
        <w:t xml:space="preserve"> and repeat.</w:t>
      </w:r>
    </w:p>
    <w:p w14:paraId="54B16E1B" w14:textId="18487773" w:rsidR="0024107C" w:rsidRDefault="0024107C" w:rsidP="0024107C">
      <w:pPr>
        <w:pStyle w:val="ListParagraph"/>
        <w:numPr>
          <w:ilvl w:val="0"/>
          <w:numId w:val="1"/>
        </w:numPr>
      </w:pPr>
      <w:r>
        <w:t xml:space="preserve">If the slope is negative, choose a smaller value </w:t>
      </w:r>
      <w:r w:rsidR="00DD1B6F">
        <w:t xml:space="preserve">for </w:t>
      </w:r>
      <w:r w:rsidR="00DD1B6F" w:rsidRPr="00DD1B6F">
        <w:rPr>
          <w:i/>
        </w:rPr>
        <w:t>w</w:t>
      </w:r>
      <w:r w:rsidR="00DD1B6F">
        <w:t xml:space="preserve"> </w:t>
      </w:r>
      <w:r>
        <w:t>and repeat.</w:t>
      </w:r>
    </w:p>
    <w:p w14:paraId="046A02D9" w14:textId="694F3516" w:rsidR="0024107C" w:rsidRDefault="0024107C" w:rsidP="0024107C">
      <w:pPr>
        <w:pStyle w:val="ListParagraph"/>
        <w:numPr>
          <w:ilvl w:val="0"/>
          <w:numId w:val="1"/>
        </w:numPr>
      </w:pPr>
      <w:r>
        <w:t>If the slope is zero (to within our chosen tolerance), we are done.</w:t>
      </w:r>
    </w:p>
    <w:p w14:paraId="7E47C342" w14:textId="77777777" w:rsidR="00B313B0" w:rsidRDefault="00B313B0" w:rsidP="004B20C4"/>
    <w:p w14:paraId="576930E4" w14:textId="6B0CBD36" w:rsidR="009F5BEB" w:rsidRDefault="009F5BEB" w:rsidP="004B20C4">
      <w:r>
        <w:t>There are several aspect</w:t>
      </w:r>
      <w:r w:rsidR="00D31262">
        <w:t>s</w:t>
      </w:r>
      <w:r>
        <w:t xml:space="preserve"> to pay attention to</w:t>
      </w:r>
      <w:proofErr w:type="gramStart"/>
      <w:r>
        <w:t>;</w:t>
      </w:r>
      <w:proofErr w:type="gramEnd"/>
    </w:p>
    <w:p w14:paraId="2F707A18" w14:textId="61970CD6" w:rsidR="009F5BEB" w:rsidRDefault="009F5BEB" w:rsidP="009F5BEB">
      <w:pPr>
        <w:pStyle w:val="ListParagraph"/>
        <w:numPr>
          <w:ilvl w:val="0"/>
          <w:numId w:val="2"/>
        </w:numPr>
      </w:pPr>
      <w:r>
        <w:t xml:space="preserve">We have to choose an initial value of </w:t>
      </w:r>
      <w:r w:rsidRPr="00DD1B6F">
        <w:rPr>
          <w:i/>
        </w:rPr>
        <w:t>w</w:t>
      </w:r>
      <w:r>
        <w:t xml:space="preserve"> to start.  So we have to decide how to do that.</w:t>
      </w:r>
    </w:p>
    <w:p w14:paraId="69CC66F7" w14:textId="6D339DB8" w:rsidR="009F5BEB" w:rsidRDefault="009F5BEB" w:rsidP="009F5BEB">
      <w:pPr>
        <w:pStyle w:val="ListParagraph"/>
        <w:numPr>
          <w:ilvl w:val="0"/>
          <w:numId w:val="2"/>
        </w:numPr>
      </w:pPr>
      <w:r>
        <w:t xml:space="preserve">We have to calculate the slope at point </w:t>
      </w:r>
      <w:r w:rsidRPr="00DD1B6F">
        <w:rPr>
          <w:i/>
        </w:rPr>
        <w:t>w</w:t>
      </w:r>
      <w:r>
        <w:t xml:space="preserve">.  If we know the function </w:t>
      </w:r>
      <w:proofErr w:type="gramStart"/>
      <w:r w:rsidRPr="00DD1B6F">
        <w:rPr>
          <w:i/>
        </w:rPr>
        <w:t>g(</w:t>
      </w:r>
      <w:proofErr w:type="gramEnd"/>
      <w:r w:rsidRPr="00DD1B6F">
        <w:rPr>
          <w:i/>
        </w:rPr>
        <w:t>w)</w:t>
      </w:r>
      <w:r>
        <w:t>, then this can be directly calculated using a first derivative.  Of course, we are actually trying to figure out our function, so we will have to use some other way to calculate the slope.  HINT: that is where the secant line comes in.</w:t>
      </w:r>
    </w:p>
    <w:p w14:paraId="5A2C367F" w14:textId="7977D0D4" w:rsidR="009F5BEB" w:rsidRDefault="009F5BEB" w:rsidP="009F5BEB">
      <w:pPr>
        <w:pStyle w:val="ListParagraph"/>
        <w:numPr>
          <w:ilvl w:val="0"/>
          <w:numId w:val="2"/>
        </w:numPr>
      </w:pPr>
      <w:r>
        <w:t xml:space="preserve">After we figure out the slope, we want to increase or decrease </w:t>
      </w:r>
      <w:r w:rsidRPr="00DD1B6F">
        <w:rPr>
          <w:i/>
        </w:rPr>
        <w:t>w</w:t>
      </w:r>
      <w:r>
        <w:t xml:space="preserve"> and try again, so we have to figure out how much to increase or decrease </w:t>
      </w:r>
      <w:r w:rsidRPr="00DD1B6F">
        <w:rPr>
          <w:i/>
        </w:rPr>
        <w:t>w</w:t>
      </w:r>
      <w:r>
        <w:t>.</w:t>
      </w:r>
    </w:p>
    <w:p w14:paraId="70369826" w14:textId="77777777" w:rsidR="009F5BEB" w:rsidRDefault="009F5BEB" w:rsidP="009F5BEB"/>
    <w:p w14:paraId="658248B0" w14:textId="06429E15" w:rsidR="009F5BEB" w:rsidRDefault="00C3725B" w:rsidP="009F5BEB">
      <w:r>
        <w:t>This can be summarized</w:t>
      </w:r>
      <w:r w:rsidR="00DA480B">
        <w:t xml:space="preserve"> for iteration </w:t>
      </w:r>
      <w:r w:rsidR="00DA480B" w:rsidRPr="00DA480B">
        <w:rPr>
          <w:b/>
        </w:rPr>
        <w:t>t</w:t>
      </w:r>
      <w:proofErr w:type="gramStart"/>
      <w:r>
        <w:t>;</w:t>
      </w:r>
      <w:proofErr w:type="gramEnd"/>
    </w:p>
    <w:p w14:paraId="5A46D6AC" w14:textId="77777777" w:rsidR="00C3725B" w:rsidRDefault="00C3725B" w:rsidP="009F5BEB"/>
    <w:p w14:paraId="0E014ADC" w14:textId="22397467" w:rsidR="00C3725B" w:rsidRDefault="007952B2" w:rsidP="009F5BEB">
      <m:oMathPara>
        <m:oMath>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m:t>
              </m:r>
            </m:sup>
          </m:sSup>
          <m:r>
            <w:rPr>
              <w:rFonts w:ascii="Cambria Math" w:hAnsi="Cambria Math"/>
            </w:rPr>
            <m:t>+</m:t>
          </m:r>
          <m:r>
            <w:rPr>
              <w:rFonts w:ascii="Cambria Math" w:hAnsi="Cambria Math"/>
            </w:rPr>
            <m:t>η</m:t>
          </m:r>
          <m:f>
            <m:fPr>
              <m:ctrlPr>
                <w:rPr>
                  <w:rFonts w:ascii="Cambria Math" w:hAnsi="Cambria Math"/>
                  <w:i/>
                </w:rPr>
              </m:ctrlPr>
            </m:fPr>
            <m:num>
              <m:r>
                <w:rPr>
                  <w:rFonts w:ascii="Cambria Math" w:hAnsi="Cambria Math"/>
                </w:rPr>
                <m:t>dg</m:t>
              </m:r>
              <m:r>
                <w:rPr>
                  <w:rFonts w:ascii="Cambria Math" w:hAnsi="Cambria Math"/>
                </w:rPr>
                <m:t>(</m:t>
              </m:r>
              <m:r>
                <w:rPr>
                  <w:rFonts w:ascii="Cambria Math" w:hAnsi="Cambria Math"/>
                </w:rPr>
                <m:t>w</m:t>
              </m:r>
              <m:r>
                <w:rPr>
                  <w:rFonts w:ascii="Cambria Math" w:hAnsi="Cambria Math"/>
                </w:rPr>
                <m:t>)</m:t>
              </m:r>
            </m:num>
            <m:den>
              <m:r>
                <w:rPr>
                  <w:rFonts w:ascii="Cambria Math" w:hAnsi="Cambria Math"/>
                </w:rPr>
                <m:t>dg</m:t>
              </m:r>
            </m:den>
          </m:f>
        </m:oMath>
      </m:oMathPara>
    </w:p>
    <w:p w14:paraId="7084CEE4" w14:textId="77777777" w:rsidR="004B20C4" w:rsidRDefault="004B20C4" w:rsidP="00A87FB6"/>
    <w:p w14:paraId="3FC22031" w14:textId="18FBC2B2" w:rsidR="00B64B75" w:rsidRDefault="007952B2" w:rsidP="009805DE">
      <w:pPr>
        <w:ind w:left="720" w:hanging="720"/>
      </w:pPr>
      <m:oMath>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m:t>
            </m:r>
          </m:sup>
        </m:sSup>
      </m:oMath>
      <w:r w:rsidR="009805DE">
        <w:tab/>
      </w:r>
      <w:proofErr w:type="gramStart"/>
      <w:r w:rsidR="006546F7">
        <w:t>is</w:t>
      </w:r>
      <w:proofErr w:type="gramEnd"/>
      <w:r w:rsidR="006546F7">
        <w:t xml:space="preserve"> the value of </w:t>
      </w:r>
      <w:r w:rsidR="006546F7" w:rsidRPr="00DD1B6F">
        <w:rPr>
          <w:i/>
        </w:rPr>
        <w:t>w</w:t>
      </w:r>
      <w:r w:rsidR="006546F7">
        <w:t xml:space="preserve"> </w:t>
      </w:r>
      <w:r w:rsidR="00DD1B6F">
        <w:t xml:space="preserve">that </w:t>
      </w:r>
      <w:r w:rsidR="006546F7">
        <w:t>we chose for iteration t of the algorithm.</w:t>
      </w:r>
    </w:p>
    <w:p w14:paraId="7178255F" w14:textId="77777777" w:rsidR="003510EE" w:rsidRDefault="003510EE" w:rsidP="009805DE">
      <w:pPr>
        <w:ind w:left="720" w:hanging="720"/>
      </w:pPr>
    </w:p>
    <w:p w14:paraId="293EAF11" w14:textId="0796A5B8" w:rsidR="003510EE" w:rsidRDefault="007952B2" w:rsidP="009805DE">
      <w:pPr>
        <w:ind w:left="720" w:hanging="720"/>
      </w:pPr>
      <m:oMath>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+1)</m:t>
            </m:r>
          </m:sup>
        </m:sSup>
      </m:oMath>
      <w:r w:rsidR="003510EE">
        <w:t xml:space="preserve"> </w:t>
      </w:r>
      <w:proofErr w:type="gramStart"/>
      <w:r w:rsidR="003510EE">
        <w:t>is</w:t>
      </w:r>
      <w:proofErr w:type="gramEnd"/>
      <w:r w:rsidR="003510EE">
        <w:t xml:space="preserve"> the value of w in the next iteration (the value we are calculating)</w:t>
      </w:r>
    </w:p>
    <w:p w14:paraId="790D970F" w14:textId="77777777" w:rsidR="009805DE" w:rsidRDefault="009805DE" w:rsidP="009805DE">
      <w:pPr>
        <w:ind w:left="720" w:hanging="720"/>
      </w:pPr>
    </w:p>
    <w:p w14:paraId="5618D9E3" w14:textId="2DE86498" w:rsidR="006546F7" w:rsidRDefault="00E4413C" w:rsidP="009805DE">
      <w:pPr>
        <w:ind w:left="720" w:hanging="720"/>
      </w:pPr>
      <m:oMath>
        <m:r>
          <w:rPr>
            <w:rFonts w:ascii="Cambria Math" w:hAnsi="Cambria Math"/>
          </w:rPr>
          <m:t>η</m:t>
        </m:r>
      </m:oMath>
      <w:r w:rsidR="009805DE">
        <w:tab/>
      </w:r>
      <w:r>
        <w:t>(</w:t>
      </w:r>
      <w:proofErr w:type="gramStart"/>
      <w:r>
        <w:t>the</w:t>
      </w:r>
      <w:proofErr w:type="gramEnd"/>
      <w:r>
        <w:t xml:space="preserve"> greek letter Eta) is the step size.  </w:t>
      </w:r>
      <w:r w:rsidR="006546F7">
        <w:t xml:space="preserve">This is some </w:t>
      </w:r>
      <w:r w:rsidR="002546D1">
        <w:t>value</w:t>
      </w:r>
      <w:r w:rsidR="006546F7">
        <w:t xml:space="preserve"> that we </w:t>
      </w:r>
      <w:r w:rsidR="002546D1">
        <w:t>choose</w:t>
      </w:r>
      <w:r w:rsidR="004B03AB">
        <w:t>.</w:t>
      </w:r>
    </w:p>
    <w:p w14:paraId="19691230" w14:textId="77777777" w:rsidR="009805DE" w:rsidRDefault="009805DE" w:rsidP="009805DE">
      <w:pPr>
        <w:ind w:left="720" w:hanging="720"/>
      </w:pPr>
    </w:p>
    <w:p w14:paraId="577B0250" w14:textId="5A91C717" w:rsidR="006546F7" w:rsidRDefault="007952B2" w:rsidP="009805DE">
      <w:pPr>
        <w:ind w:left="720" w:hanging="720"/>
      </w:pPr>
      <m:oMath>
        <m:f>
          <m:fPr>
            <m:ctrlPr>
              <w:rPr>
                <w:rFonts w:ascii="Cambria Math" w:hAnsi="Cambria Math"/>
                <w:i/>
              </w:rPr>
            </m:ctrlPr>
          </m:fPr>
          <m:num>
            <m:r>
              <w:rPr>
                <w:rFonts w:ascii="Cambria Math" w:hAnsi="Cambria Math"/>
              </w:rPr>
              <m:t>dg</m:t>
            </m:r>
            <m:r>
              <w:rPr>
                <w:rFonts w:ascii="Cambria Math" w:hAnsi="Cambria Math"/>
              </w:rPr>
              <m:t>(</m:t>
            </m:r>
            <m:r>
              <w:rPr>
                <w:rFonts w:ascii="Cambria Math" w:hAnsi="Cambria Math"/>
              </w:rPr>
              <m:t>w</m:t>
            </m:r>
            <m:r>
              <w:rPr>
                <w:rFonts w:ascii="Cambria Math" w:hAnsi="Cambria Math"/>
              </w:rPr>
              <m:t>)</m:t>
            </m:r>
          </m:num>
          <m:den>
            <m:r>
              <w:rPr>
                <w:rFonts w:ascii="Cambria Math" w:hAnsi="Cambria Math"/>
              </w:rPr>
              <m:t>dg</m:t>
            </m:r>
          </m:den>
        </m:f>
      </m:oMath>
      <w:r w:rsidR="009805DE">
        <w:tab/>
      </w:r>
      <w:proofErr w:type="gramStart"/>
      <w:r w:rsidR="006546F7">
        <w:t>is</w:t>
      </w:r>
      <w:proofErr w:type="gramEnd"/>
      <w:r w:rsidR="006546F7">
        <w:t xml:space="preserve"> the </w:t>
      </w:r>
      <w:r w:rsidR="009805DE">
        <w:t xml:space="preserve">first derivative of </w:t>
      </w:r>
      <w:r w:rsidR="009805DE" w:rsidRPr="00DD1B6F">
        <w:rPr>
          <w:i/>
        </w:rPr>
        <w:t>g(w)</w:t>
      </w:r>
      <w:r w:rsidR="009805DE">
        <w:t xml:space="preserve"> at our  chosen </w:t>
      </w:r>
      <m:oMath>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m:t>
            </m:r>
          </m:sup>
        </m:sSup>
      </m:oMath>
      <w:r w:rsidR="009805DE">
        <w:t xml:space="preserve">.  This is the slope at the point </w:t>
      </w:r>
      <w:r w:rsidR="009805DE" w:rsidRPr="00DD1B6F">
        <w:rPr>
          <w:i/>
        </w:rPr>
        <w:t xml:space="preserve">[w, </w:t>
      </w:r>
      <w:proofErr w:type="gramStart"/>
      <w:r w:rsidR="009805DE" w:rsidRPr="00DD1B6F">
        <w:rPr>
          <w:i/>
        </w:rPr>
        <w:t>g(</w:t>
      </w:r>
      <w:proofErr w:type="gramEnd"/>
      <w:r w:rsidR="009805DE" w:rsidRPr="00DD1B6F">
        <w:rPr>
          <w:i/>
        </w:rPr>
        <w:t>w)]</w:t>
      </w:r>
      <w:r w:rsidR="009805DE">
        <w:t xml:space="preserve"> on the curve.</w:t>
      </w:r>
    </w:p>
    <w:p w14:paraId="148F4616" w14:textId="77777777" w:rsidR="009805DE" w:rsidRDefault="009805DE" w:rsidP="00A87FB6"/>
    <w:p w14:paraId="33B7B19C" w14:textId="6AB00349" w:rsidR="009805DE" w:rsidRDefault="006546F7" w:rsidP="009805DE">
      <w:pPr>
        <w:ind w:left="720" w:hanging="720"/>
      </w:pPr>
      <m:oMath>
        <m:r>
          <w:rPr>
            <w:rFonts w:ascii="Cambria Math" w:hAnsi="Cambria Math"/>
          </w:rPr>
          <m:t>η</m:t>
        </m:r>
        <m:f>
          <m:fPr>
            <m:ctrlPr>
              <w:rPr>
                <w:rFonts w:ascii="Cambria Math" w:hAnsi="Cambria Math"/>
                <w:i/>
              </w:rPr>
            </m:ctrlPr>
          </m:fPr>
          <m:num>
            <m:r>
              <w:rPr>
                <w:rFonts w:ascii="Cambria Math" w:hAnsi="Cambria Math"/>
              </w:rPr>
              <m:t>dg(w)</m:t>
            </m:r>
          </m:num>
          <m:den>
            <m:r>
              <w:rPr>
                <w:rFonts w:ascii="Cambria Math" w:hAnsi="Cambria Math"/>
              </w:rPr>
              <m:t>dg</m:t>
            </m:r>
          </m:den>
        </m:f>
      </m:oMath>
      <w:r w:rsidR="009805DE">
        <w:tab/>
      </w:r>
      <w:r w:rsidR="00B3145D">
        <w:t xml:space="preserve">The step size times the slope at </w:t>
      </w:r>
      <w:r w:rsidR="00B3145D" w:rsidRPr="00B3145D">
        <w:rPr>
          <w:i/>
        </w:rPr>
        <w:t>w</w:t>
      </w:r>
      <w:r w:rsidR="009805DE">
        <w:t xml:space="preserve"> determines how much we change </w:t>
      </w:r>
      <w:r w:rsidR="009805DE" w:rsidRPr="00B3145D">
        <w:rPr>
          <w:i/>
        </w:rPr>
        <w:t>w</w:t>
      </w:r>
      <w:r w:rsidR="009805DE">
        <w:t xml:space="preserve"> for the next iteration.  </w:t>
      </w:r>
      <w:r w:rsidR="00E4413C">
        <w:t xml:space="preserve">So we can see the actual amount we move </w:t>
      </w:r>
      <w:r w:rsidR="009805DE">
        <w:t xml:space="preserve">AND the direction we move </w:t>
      </w:r>
      <w:r w:rsidR="00E4413C">
        <w:t xml:space="preserve">will depend on the slope at </w:t>
      </w:r>
      <w:proofErr w:type="gramStart"/>
      <w:r w:rsidR="00E4413C">
        <w:t>g(</w:t>
      </w:r>
      <w:proofErr w:type="gramEnd"/>
      <w:r w:rsidR="00E4413C">
        <w:t xml:space="preserve">w).  </w:t>
      </w:r>
      <w:r w:rsidR="004B03AB">
        <w:t>In places</w:t>
      </w:r>
      <w:r w:rsidR="00E4413C">
        <w:t xml:space="preserve"> the slope has a large magnitude</w:t>
      </w:r>
      <w:r w:rsidR="004B03AB">
        <w:t>, the curve is steep,</w:t>
      </w:r>
      <w:r w:rsidR="00E4413C">
        <w:t xml:space="preserve"> we will move far.  </w:t>
      </w:r>
      <w:r w:rsidR="004B03AB">
        <w:t>As the slope gets</w:t>
      </w:r>
      <w:r w:rsidR="00E4413C">
        <w:t xml:space="preserve"> close to zero, we will not move far.  This is good, because it means </w:t>
      </w:r>
      <w:r w:rsidR="004B03AB">
        <w:t>as</w:t>
      </w:r>
      <w:r w:rsidR="00E4413C">
        <w:t xml:space="preserve"> we get close, the algorithm </w:t>
      </w:r>
      <w:r w:rsidR="00104903">
        <w:t xml:space="preserve">automatically </w:t>
      </w:r>
      <w:r w:rsidR="00E4413C">
        <w:t xml:space="preserve">get’s more </w:t>
      </w:r>
      <w:r w:rsidR="00104903">
        <w:t>‘sensitive’</w:t>
      </w:r>
      <w:r w:rsidR="00E4413C">
        <w:t xml:space="preserve"> in searching</w:t>
      </w:r>
      <w:r w:rsidR="00104903">
        <w:t xml:space="preserve"> for zero slope and when we are not close, it moves quickly.  Nice.</w:t>
      </w:r>
      <w:r w:rsidR="009805DE">
        <w:t xml:space="preserve">  </w:t>
      </w:r>
      <w:r w:rsidR="004B03AB">
        <w:t>Also, i</w:t>
      </w:r>
      <w:r w:rsidR="009805DE">
        <w:t xml:space="preserve">f the slope is positive, we will move to the ‘right’ as we wanted and if the slope is negative, we will move to the left as desired.  Nice.  </w:t>
      </w:r>
      <w:r w:rsidR="00AA33A4">
        <w:t>Also, if we jump over the actua</w:t>
      </w:r>
      <w:r w:rsidR="00D95964">
        <w:t xml:space="preserve">l </w:t>
      </w:r>
      <w:r w:rsidR="00FF4EB6">
        <w:t>maximum</w:t>
      </w:r>
      <w:r w:rsidR="00D95964">
        <w:t>, we will see a change in slope.  This is nice.  Als</w:t>
      </w:r>
      <w:r w:rsidR="00F62284">
        <w:t>o, because the slope has changed</w:t>
      </w:r>
      <w:r w:rsidR="00D95964">
        <w:t xml:space="preserve">, we will ‘reverse direction’ and head back towards the </w:t>
      </w:r>
      <w:r w:rsidR="00FF4EB6">
        <w:t>maximum</w:t>
      </w:r>
      <w:r w:rsidR="00F62284">
        <w:t xml:space="preserve">, so the algorithm seems to naturally converge.  </w:t>
      </w:r>
      <w:proofErr w:type="gramStart"/>
      <w:r w:rsidR="00F62284">
        <w:t>Very nice.</w:t>
      </w:r>
      <w:proofErr w:type="gramEnd"/>
      <w:r w:rsidR="00F62284">
        <w:t xml:space="preserve">  </w:t>
      </w:r>
      <w:r w:rsidR="00B3145D">
        <w:t>Finally, if the derivative becomes zero, we will not move at all</w:t>
      </w:r>
      <w:r w:rsidR="00F62284">
        <w:t xml:space="preserve"> and we know we are done. </w:t>
      </w:r>
    </w:p>
    <w:p w14:paraId="1F8D411C" w14:textId="77777777" w:rsidR="009805DE" w:rsidRDefault="009805DE" w:rsidP="009805DE">
      <w:pPr>
        <w:ind w:left="720" w:hanging="720"/>
      </w:pPr>
    </w:p>
    <w:p w14:paraId="3845A8D3" w14:textId="3DD294C6" w:rsidR="00CD0604" w:rsidRDefault="00D155A5" w:rsidP="006A54BB">
      <w:pPr>
        <w:pStyle w:val="Heading3"/>
      </w:pPr>
      <w:r>
        <w:t>Hill Descent - Finding t</w:t>
      </w:r>
      <w:r w:rsidR="00C575EF">
        <w:t>he minimum of a convex function</w:t>
      </w:r>
    </w:p>
    <w:p w14:paraId="30F960FD" w14:textId="091A85CF" w:rsidR="00D155A5" w:rsidRDefault="00D155A5" w:rsidP="009805DE">
      <w:r>
        <w:t xml:space="preserve">In this case, we want choose the value for </w:t>
      </w:r>
      <w:r w:rsidRPr="00D155A5">
        <w:rPr>
          <w:i/>
        </w:rPr>
        <w:t>w</w:t>
      </w:r>
      <w:r>
        <w:t xml:space="preserve"> in the next iteration, </w:t>
      </w:r>
      <m:oMath>
        <m:sSup>
          <m:sSupPr>
            <m:ctrlPr>
              <w:rPr>
                <w:rFonts w:ascii="Cambria Math" w:hAnsi="Cambria Math"/>
                <w:i/>
              </w:rPr>
            </m:ctrlPr>
          </m:sSupPr>
          <m:e>
            <m:r>
              <w:rPr>
                <w:rFonts w:ascii="Cambria Math" w:hAnsi="Cambria Math"/>
              </w:rPr>
              <m:t>w</m:t>
            </m:r>
          </m:e>
          <m:sup>
            <m:r>
              <w:rPr>
                <w:rFonts w:ascii="Cambria Math" w:hAnsi="Cambria Math"/>
              </w:rPr>
              <m:t>(t+1)</m:t>
            </m:r>
          </m:sup>
        </m:sSup>
      </m:oMath>
      <w:r>
        <w:t xml:space="preserve">, we want to head in the opposite direction from what we did for a concave function.  When the slope is positive, we want to move ‘left” or we want to decrease w.  When the slope is negative, we want to increase w.  So instead of adding </w:t>
      </w:r>
      <m:oMath>
        <m:r>
          <w:rPr>
            <w:rFonts w:ascii="Cambria Math" w:hAnsi="Cambria Math"/>
          </w:rPr>
          <m:t>η</m:t>
        </m:r>
        <m:f>
          <m:fPr>
            <m:ctrlPr>
              <w:rPr>
                <w:rFonts w:ascii="Cambria Math" w:hAnsi="Cambria Math"/>
                <w:i/>
              </w:rPr>
            </m:ctrlPr>
          </m:fPr>
          <m:num>
            <m:r>
              <w:rPr>
                <w:rFonts w:ascii="Cambria Math" w:hAnsi="Cambria Math"/>
              </w:rPr>
              <m:t>dg(w)</m:t>
            </m:r>
          </m:num>
          <m:den>
            <m:r>
              <w:rPr>
                <w:rFonts w:ascii="Cambria Math" w:hAnsi="Cambria Math"/>
              </w:rPr>
              <m:t>dg</m:t>
            </m:r>
          </m:den>
        </m:f>
      </m:oMath>
      <w:r>
        <w:t xml:space="preserve"> to </w:t>
      </w:r>
      <m:oMath>
        <m:sSup>
          <m:sSupPr>
            <m:ctrlPr>
              <w:rPr>
                <w:rFonts w:ascii="Cambria Math" w:hAnsi="Cambria Math"/>
                <w:i/>
              </w:rPr>
            </m:ctrlPr>
          </m:sSupPr>
          <m:e>
            <m:r>
              <w:rPr>
                <w:rFonts w:ascii="Cambria Math" w:hAnsi="Cambria Math"/>
              </w:rPr>
              <m:t>w</m:t>
            </m:r>
          </m:e>
          <m:sup>
            <m:r>
              <w:rPr>
                <w:rFonts w:ascii="Cambria Math" w:hAnsi="Cambria Math"/>
              </w:rPr>
              <m:t>(t)</m:t>
            </m:r>
          </m:sup>
        </m:sSup>
      </m:oMath>
      <w:r>
        <w:t>, we want to</w:t>
      </w:r>
      <w:r w:rsidR="009A1403">
        <w:t xml:space="preserve"> subtract it.  So Hill Descent </w:t>
      </w:r>
      <w:r>
        <w:t>looks like this</w:t>
      </w:r>
      <w:proofErr w:type="gramStart"/>
      <w:r>
        <w:t>;</w:t>
      </w:r>
      <w:proofErr w:type="gramEnd"/>
    </w:p>
    <w:p w14:paraId="09079023" w14:textId="77777777" w:rsidR="009805DE" w:rsidRDefault="009805DE" w:rsidP="009805DE"/>
    <w:p w14:paraId="023154B4" w14:textId="3388E235" w:rsidR="009805DE" w:rsidRDefault="007952B2" w:rsidP="009805DE">
      <m:oMathPara>
        <m:oMath>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m:t>
              </m:r>
            </m:sup>
          </m:sSup>
          <m:r>
            <w:rPr>
              <w:rFonts w:ascii="Cambria Math" w:hAnsi="Cambria Math"/>
            </w:rPr>
            <m:t>-</m:t>
          </m:r>
          <m:r>
            <w:rPr>
              <w:rFonts w:ascii="Cambria Math" w:hAnsi="Cambria Math"/>
            </w:rPr>
            <m:t>η</m:t>
          </m:r>
          <m:f>
            <m:fPr>
              <m:ctrlPr>
                <w:rPr>
                  <w:rFonts w:ascii="Cambria Math" w:hAnsi="Cambria Math"/>
                  <w:i/>
                </w:rPr>
              </m:ctrlPr>
            </m:fPr>
            <m:num>
              <m:r>
                <w:rPr>
                  <w:rFonts w:ascii="Cambria Math" w:hAnsi="Cambria Math"/>
                </w:rPr>
                <m:t>dg</m:t>
              </m:r>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m:t>
                  </m:r>
                </m:sup>
              </m:sSup>
              <m:r>
                <w:rPr>
                  <w:rFonts w:ascii="Cambria Math" w:hAnsi="Cambria Math"/>
                </w:rPr>
                <m:t>)</m:t>
              </m:r>
            </m:num>
            <m:den>
              <m:r>
                <w:rPr>
                  <w:rFonts w:ascii="Cambria Math" w:hAnsi="Cambria Math"/>
                </w:rPr>
                <m:t>dg</m:t>
              </m:r>
            </m:den>
          </m:f>
        </m:oMath>
      </m:oMathPara>
    </w:p>
    <w:p w14:paraId="6C411D14" w14:textId="77777777" w:rsidR="004E12AF" w:rsidRDefault="004E12AF" w:rsidP="00A87FB6"/>
    <w:p w14:paraId="19056B53" w14:textId="77777777" w:rsidR="004E12AF" w:rsidRDefault="004E12AF" w:rsidP="00A87FB6"/>
    <w:p w14:paraId="77253E3C" w14:textId="69476DFE" w:rsidR="002546D1" w:rsidRDefault="002546D1" w:rsidP="006A54BB">
      <w:pPr>
        <w:pStyle w:val="Heading3"/>
      </w:pPr>
      <w:r>
        <w:t>Choosing the step size</w:t>
      </w:r>
    </w:p>
    <w:p w14:paraId="7EF071B7" w14:textId="7453947E" w:rsidR="002546D1" w:rsidRDefault="002546D1" w:rsidP="00A87FB6">
      <w:r>
        <w:t xml:space="preserve">In the simplest case, we can choose a constant value for the step size.  For strongly convex or concave curves, this will converge naturally.  </w:t>
      </w:r>
    </w:p>
    <w:p w14:paraId="4767D849" w14:textId="77777777" w:rsidR="002546D1" w:rsidRDefault="002546D1" w:rsidP="00A87FB6"/>
    <w:p w14:paraId="75E143C7" w14:textId="7D1D7CDC" w:rsidR="002546D1" w:rsidRDefault="002546D1" w:rsidP="00A87FB6">
      <w:r>
        <w:t>We can also vary the step size dynamically.  For instance, as the algorithm runs, we expect to get closer to the answer.  So, if we take this into account, we can start w</w:t>
      </w:r>
      <w:r w:rsidR="00C575EF">
        <w:t>ith a larger step size and then decrease the step size</w:t>
      </w:r>
      <w:r>
        <w:t xml:space="preserve"> with each iteration.  We have to be careful to not decrease the step size to</w:t>
      </w:r>
      <w:r w:rsidR="00E010BD">
        <w:t>o</w:t>
      </w:r>
      <w:r>
        <w:t xml:space="preserve"> rapidly, because that may cause us to converge to</w:t>
      </w:r>
      <w:r w:rsidR="00E010BD">
        <w:t>o</w:t>
      </w:r>
      <w:r>
        <w:t xml:space="preserve"> slowly (offsetting any gain we got by starting with a large step size).</w:t>
      </w:r>
    </w:p>
    <w:p w14:paraId="27B45D89" w14:textId="77777777" w:rsidR="002546D1" w:rsidRDefault="002546D1" w:rsidP="00A87FB6"/>
    <w:p w14:paraId="20A8EE99" w14:textId="2144BC47" w:rsidR="002546D1" w:rsidRDefault="0016470F" w:rsidP="006A54BB">
      <w:pPr>
        <w:pStyle w:val="Heading3"/>
      </w:pPr>
      <w:r>
        <w:t>Choosing when to stop</w:t>
      </w:r>
    </w:p>
    <w:p w14:paraId="487A9220" w14:textId="4CDCC2B8" w:rsidR="0016470F" w:rsidRDefault="0016470F" w:rsidP="00A87FB6">
      <w:r>
        <w:t xml:space="preserve">We have said that when the slope becomes zero, we are done.  However, in practical terms, because </w:t>
      </w:r>
      <w:proofErr w:type="gramStart"/>
      <w:r>
        <w:t>floating point</w:t>
      </w:r>
      <w:proofErr w:type="gramEnd"/>
      <w:r>
        <w:t xml:space="preserve"> hardware in computers </w:t>
      </w:r>
      <w:r w:rsidR="004D12F3">
        <w:t>is</w:t>
      </w:r>
      <w:r>
        <w:t xml:space="preserve"> not infinitely accurate, we may not reach zero.  Also, we may be happy with getting close enough, so we can stop early and make our algorithm faster.  So in practice, we choose a tolerance, </w:t>
      </w:r>
      <m:oMath>
        <m:r>
          <w:rPr>
            <w:rFonts w:ascii="Cambria Math" w:hAnsi="Cambria Math"/>
          </w:rPr>
          <m:t>ϵ</m:t>
        </m:r>
      </m:oMath>
      <w:r>
        <w:t>.  If the absolute value of the slope is within the tolerance, we stop.</w:t>
      </w:r>
    </w:p>
    <w:p w14:paraId="00B742F9" w14:textId="77777777" w:rsidR="0016470F" w:rsidRDefault="0016470F" w:rsidP="00A87FB6"/>
    <w:p w14:paraId="7FD2895E" w14:textId="2DF13905" w:rsidR="0016470F" w:rsidRDefault="007952B2" w:rsidP="00A87FB6">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dg</m:t>
                  </m:r>
                  <m:r>
                    <w:rPr>
                      <w:rFonts w:ascii="Cambria Math" w:hAnsi="Cambria Math"/>
                    </w:rPr>
                    <m:t>(</m:t>
                  </m:r>
                  <m:r>
                    <w:rPr>
                      <w:rFonts w:ascii="Cambria Math" w:hAnsi="Cambria Math"/>
                    </w:rPr>
                    <m:t>w</m:t>
                  </m:r>
                  <m:r>
                    <w:rPr>
                      <w:rFonts w:ascii="Cambria Math" w:hAnsi="Cambria Math"/>
                    </w:rPr>
                    <m:t>)</m:t>
                  </m:r>
                </m:num>
                <m:den>
                  <m:r>
                    <w:rPr>
                      <w:rFonts w:ascii="Cambria Math" w:hAnsi="Cambria Math"/>
                    </w:rPr>
                    <m:t>dg</m:t>
                  </m:r>
                </m:den>
              </m:f>
            </m:e>
          </m:d>
          <m:r>
            <w:rPr>
              <w:rFonts w:ascii="Cambria Math" w:hAnsi="Cambria Math"/>
            </w:rPr>
            <m:t>&lt;</m:t>
          </m:r>
          <m:r>
            <w:rPr>
              <w:rFonts w:ascii="Cambria Math" w:hAnsi="Cambria Math"/>
            </w:rPr>
            <m:t>ϵ</m:t>
          </m:r>
        </m:oMath>
      </m:oMathPara>
    </w:p>
    <w:p w14:paraId="6F4248A0" w14:textId="77777777" w:rsidR="00A87FB6" w:rsidRDefault="00A87FB6" w:rsidP="00A87FB6"/>
    <w:p w14:paraId="5CE92373" w14:textId="77777777" w:rsidR="00A87FB6" w:rsidRPr="00A87FB6" w:rsidRDefault="00A87FB6" w:rsidP="00A87FB6"/>
    <w:p w14:paraId="37CD9219" w14:textId="56C7CE2E" w:rsidR="00DB301E" w:rsidRDefault="000F122E" w:rsidP="005B2E0C">
      <w:r>
        <w:t xml:space="preserve">We choose </w:t>
      </w:r>
      <m:oMath>
        <m:r>
          <w:rPr>
            <w:rFonts w:ascii="Cambria Math" w:hAnsi="Cambria Math"/>
          </w:rPr>
          <m:t>ϵ</m:t>
        </m:r>
      </m:oMath>
      <w:r>
        <w:t xml:space="preserve"> carefully, based on our data.</w:t>
      </w:r>
    </w:p>
    <w:p w14:paraId="4BD21DA3" w14:textId="77777777" w:rsidR="000F122E" w:rsidRDefault="000F122E" w:rsidP="005B2E0C"/>
    <w:p w14:paraId="4A3D9DFE" w14:textId="39238193" w:rsidR="000F122E" w:rsidRDefault="003556A8" w:rsidP="000F0A8E">
      <w:pPr>
        <w:pStyle w:val="Heading2"/>
      </w:pPr>
      <w:r>
        <w:t>Moving to multiple dimensions</w:t>
      </w:r>
      <w:r w:rsidR="00142FBD">
        <w:t xml:space="preserve"> – Gradient Descent</w:t>
      </w:r>
    </w:p>
    <w:p w14:paraId="38A6B57E" w14:textId="3A07F9F6" w:rsidR="003556A8" w:rsidRDefault="00750123" w:rsidP="005B2E0C">
      <w:r>
        <w:t>Our prior discussion is</w:t>
      </w:r>
      <w:r w:rsidR="003556A8">
        <w:t xml:space="preserve"> of a function in one variable </w:t>
      </w:r>
      <w:proofErr w:type="gramStart"/>
      <w:r>
        <w:rPr>
          <w:i/>
        </w:rPr>
        <w:t>g(</w:t>
      </w:r>
      <w:proofErr w:type="gramEnd"/>
      <w:r>
        <w:rPr>
          <w:i/>
        </w:rPr>
        <w:t>w)</w:t>
      </w:r>
      <w:r>
        <w:t xml:space="preserve"> where the derivative is with respect to the one variable; </w:t>
      </w:r>
      <w:r w:rsidR="00BA29EA">
        <w:t xml:space="preserve"> </w:t>
      </w:r>
      <m:oMath>
        <m:f>
          <m:fPr>
            <m:ctrlPr>
              <w:rPr>
                <w:rFonts w:ascii="Cambria Math" w:hAnsi="Cambria Math"/>
                <w:i/>
              </w:rPr>
            </m:ctrlPr>
          </m:fPr>
          <m:num>
            <m:r>
              <w:rPr>
                <w:rFonts w:ascii="Cambria Math" w:hAnsi="Cambria Math"/>
              </w:rPr>
              <m:t>dg(w)</m:t>
            </m:r>
          </m:num>
          <m:den>
            <m:r>
              <w:rPr>
                <w:rFonts w:ascii="Cambria Math" w:hAnsi="Cambria Math"/>
              </w:rPr>
              <m:t>dg</m:t>
            </m:r>
          </m:den>
        </m:f>
      </m:oMath>
      <w:r>
        <w:t>.</w:t>
      </w:r>
      <w:r w:rsidR="00BA29EA">
        <w:t xml:space="preserve"> </w:t>
      </w:r>
      <w:r>
        <w:t xml:space="preserve">  </w:t>
      </w:r>
      <w:r w:rsidR="00BA29EA">
        <w:t>In</w:t>
      </w:r>
      <w:r w:rsidR="003556A8">
        <w:t xml:space="preserve"> fact, even in our simple linear equation, we have two variables, </w:t>
      </w:r>
      <m:oMath>
        <m:sSub>
          <m:sSubPr>
            <m:ctrlPr>
              <w:rPr>
                <w:rFonts w:ascii="Cambria Math" w:hAnsi="Cambria Math"/>
                <w:i/>
              </w:rPr>
            </m:ctrlPr>
          </m:sSubPr>
          <m:e>
            <m:r>
              <w:rPr>
                <w:rFonts w:ascii="Cambria Math" w:hAnsi="Cambria Math"/>
              </w:rPr>
              <m:t>w</m:t>
            </m:r>
          </m:e>
          <m:sub>
            <m:r>
              <w:rPr>
                <w:rFonts w:ascii="Cambria Math" w:hAnsi="Cambria Math"/>
              </w:rPr>
              <m:t>0,</m:t>
            </m:r>
          </m:sub>
        </m:sSub>
        <m:sSub>
          <m:sSubPr>
            <m:ctrlPr>
              <w:rPr>
                <w:rFonts w:ascii="Cambria Math" w:hAnsi="Cambria Math"/>
                <w:i/>
              </w:rPr>
            </m:ctrlPr>
          </m:sSubPr>
          <m:e>
            <m:r>
              <w:rPr>
                <w:rFonts w:ascii="Cambria Math" w:hAnsi="Cambria Math"/>
              </w:rPr>
              <m:t>w</m:t>
            </m:r>
          </m:e>
          <m:sub>
            <m:r>
              <w:rPr>
                <w:rFonts w:ascii="Cambria Math" w:hAnsi="Cambria Math"/>
              </w:rPr>
              <m:t>1</m:t>
            </m:r>
          </m:sub>
        </m:sSub>
      </m:oMath>
      <w:r w:rsidR="0055157B">
        <w:t>.  So we need to generalize the notion of derivative to the notion of gradient</w:t>
      </w:r>
      <w:r>
        <w:t xml:space="preserve"> to support more than one variable</w:t>
      </w:r>
      <w:r w:rsidR="0055157B">
        <w:t>.</w:t>
      </w:r>
    </w:p>
    <w:p w14:paraId="18BD1583" w14:textId="77777777" w:rsidR="00BA29EA" w:rsidRDefault="00BA29EA" w:rsidP="005B2E0C"/>
    <w:p w14:paraId="267ACAFE" w14:textId="5A5B3DA0" w:rsidR="00F17546" w:rsidRPr="00750123" w:rsidRDefault="00F17546" w:rsidP="00F17546">
      <m:oMathPara>
        <m:oMath>
          <m:r>
            <m:rPr>
              <m:sty m:val="p"/>
            </m:rPr>
            <w:rPr>
              <w:rFonts w:ascii="Cambria Math" w:hAnsi="Cambria Math"/>
            </w:rPr>
            <m:t>∇</m:t>
          </m:r>
          <m:r>
            <w:rPr>
              <w:rFonts w:ascii="Cambria Math" w:hAnsi="Cambria Math"/>
            </w:rPr>
            <m:t>g</m:t>
          </m:r>
          <m:d>
            <m:dPr>
              <m:ctrlPr>
                <w:rPr>
                  <w:rFonts w:ascii="Cambria Math" w:hAnsi="Cambria Math"/>
                  <w:i/>
                </w:rPr>
              </m:ctrlPr>
            </m:dPr>
            <m:e>
              <m:r>
                <w:rPr>
                  <w:rFonts w:ascii="Cambria Math" w:hAnsi="Cambria Math"/>
                </w:rPr>
                <m:t>w</m:t>
              </m:r>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∂g</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den>
                        </m:f>
                      </m:e>
                    </m:box>
                  </m:e>
                </m:mr>
                <m:mr>
                  <m:e>
                    <m:r>
                      <w:rPr>
                        <w:rFonts w:ascii="Cambria Math" w:hAnsi="Cambria Math"/>
                      </w:rPr>
                      <m:t>…</m:t>
                    </m:r>
                  </m:e>
                </m:mr>
                <m:m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∂g</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den>
                        </m:f>
                      </m:e>
                    </m:box>
                  </m:e>
                </m:mr>
              </m:m>
            </m:e>
          </m:d>
        </m:oMath>
      </m:oMathPara>
    </w:p>
    <w:p w14:paraId="7A2CDF2D" w14:textId="77777777" w:rsidR="00F17546" w:rsidRPr="00750123" w:rsidRDefault="00F17546" w:rsidP="005B2E0C"/>
    <w:p w14:paraId="65E84CD5" w14:textId="77777777" w:rsidR="00750123" w:rsidRPr="00540D0C" w:rsidRDefault="00750123" w:rsidP="005B2E0C"/>
    <w:p w14:paraId="75E83C11" w14:textId="4566AB50" w:rsidR="00540D0C" w:rsidRDefault="00540D0C" w:rsidP="00064548">
      <w:pPr>
        <w:ind w:left="720" w:hanging="720"/>
      </w:pPr>
      <m:oMath>
        <m:r>
          <m:rPr>
            <m:sty m:val="p"/>
          </m:rPr>
          <w:rPr>
            <w:rFonts w:ascii="Cambria Math" w:hAnsi="Cambria Math"/>
          </w:rPr>
          <m:t>∇</m:t>
        </m:r>
      </m:oMath>
      <w:r>
        <w:t xml:space="preserve"> </w:t>
      </w:r>
      <w:r w:rsidR="00064548">
        <w:tab/>
      </w:r>
      <w:proofErr w:type="gramStart"/>
      <w:r>
        <w:t>the</w:t>
      </w:r>
      <w:proofErr w:type="gramEnd"/>
      <w:r>
        <w:t xml:space="preserve"> </w:t>
      </w:r>
      <w:r w:rsidR="000F0A8E">
        <w:t>Greek</w:t>
      </w:r>
      <w:r>
        <w:t xml:space="preserve"> letter nabla is the symbol for gradient.</w:t>
      </w:r>
    </w:p>
    <w:p w14:paraId="67BEA93B" w14:textId="324DCFC4" w:rsidR="00540D0C" w:rsidRDefault="00540D0C" w:rsidP="00064548">
      <w:pPr>
        <w:ind w:left="720" w:hanging="720"/>
      </w:pPr>
      <m:oMath>
        <m:r>
          <w:rPr>
            <w:rFonts w:ascii="Cambria Math" w:hAnsi="Cambria Math"/>
          </w:rPr>
          <m:t>g</m:t>
        </m:r>
        <m:d>
          <m:dPr>
            <m:ctrlPr>
              <w:rPr>
                <w:rFonts w:ascii="Cambria Math" w:hAnsi="Cambria Math"/>
                <w:i/>
              </w:rPr>
            </m:ctrlPr>
          </m:dPr>
          <m:e>
            <m:r>
              <w:rPr>
                <w:rFonts w:ascii="Cambria Math" w:hAnsi="Cambria Math"/>
              </w:rPr>
              <m:t>w</m:t>
            </m:r>
          </m:e>
        </m:d>
      </m:oMath>
      <w:r>
        <w:t xml:space="preserve"> </w:t>
      </w:r>
      <w:r w:rsidR="00064548">
        <w:tab/>
      </w:r>
      <w:proofErr w:type="gramStart"/>
      <w:r>
        <w:t>is</w:t>
      </w:r>
      <w:proofErr w:type="gramEnd"/>
      <w:r>
        <w:t xml:space="preserve"> a function of the vector </w:t>
      </w:r>
      <w:r w:rsidRPr="00540D0C">
        <w:rPr>
          <w:i/>
        </w:rPr>
        <w:t>w</w:t>
      </w:r>
      <w:r>
        <w:t>.</w:t>
      </w:r>
      <w:r w:rsidR="001724D3">
        <w:t xml:space="preserve"> (don’t let the g confuse with you, it could be any letter – it is not specific to the gradient).</w:t>
      </w:r>
    </w:p>
    <w:p w14:paraId="0E6721A8" w14:textId="4DA53A23" w:rsidR="00064548" w:rsidRDefault="00540D0C" w:rsidP="00064548">
      <w:pPr>
        <w:ind w:left="720" w:hanging="720"/>
      </w:pPr>
      <w:proofErr w:type="gramStart"/>
      <w:r w:rsidRPr="00540D0C">
        <w:rPr>
          <w:i/>
        </w:rPr>
        <w:t>w</w:t>
      </w:r>
      <w:proofErr w:type="gramEnd"/>
      <w:r>
        <w:t xml:space="preserve"> </w:t>
      </w:r>
      <w:r w:rsidR="00064548">
        <w:tab/>
      </w:r>
      <w:r>
        <w:t xml:space="preserve">is a vector of length p + 1.  Each element </w:t>
      </w:r>
      <w:r w:rsidR="00064548">
        <w:t>is one coefficient</w:t>
      </w:r>
      <w:r w:rsidR="00681FC6">
        <w:t xml:space="preserve">, named from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681FC6">
        <w:t xml:space="preserve"> to </w:t>
      </w:r>
      <m:oMath>
        <m:sSub>
          <m:sSubPr>
            <m:ctrlPr>
              <w:rPr>
                <w:rFonts w:ascii="Cambria Math" w:hAnsi="Cambria Math"/>
                <w:i/>
              </w:rPr>
            </m:ctrlPr>
          </m:sSubPr>
          <m:e>
            <m:r>
              <w:rPr>
                <w:rFonts w:ascii="Cambria Math" w:hAnsi="Cambria Math"/>
              </w:rPr>
              <m:t>w</m:t>
            </m:r>
          </m:e>
          <m:sub>
            <m:r>
              <w:rPr>
                <w:rFonts w:ascii="Cambria Math" w:hAnsi="Cambria Math"/>
              </w:rPr>
              <m:t>p</m:t>
            </m:r>
          </m:sub>
        </m:sSub>
      </m:oMath>
      <w:r w:rsidR="00064548">
        <w:t>.</w:t>
      </w:r>
    </w:p>
    <w:p w14:paraId="4E897825" w14:textId="4A1E3268" w:rsidR="00540D0C" w:rsidRDefault="00064548" w:rsidP="00064548">
      <w:pPr>
        <w:ind w:left="720" w:hanging="720"/>
      </w:pPr>
      <w:r>
        <w:rPr>
          <w:i/>
        </w:rPr>
        <w:t>[]</w:t>
      </w:r>
      <w:r>
        <w:rPr>
          <w:i/>
        </w:rPr>
        <w:tab/>
      </w:r>
      <w:proofErr w:type="gramStart"/>
      <w:r w:rsidR="00681FC6">
        <w:t>the</w:t>
      </w:r>
      <w:proofErr w:type="gramEnd"/>
      <w:r w:rsidR="00681FC6">
        <w:t xml:space="preserve"> result</w:t>
      </w:r>
      <w:r>
        <w:t xml:space="preserve"> is a vector of length p + 1, where each element  is the</w:t>
      </w:r>
      <w:r w:rsidR="00540D0C">
        <w:t xml:space="preserve"> partial de</w:t>
      </w:r>
      <w:r>
        <w:t xml:space="preserve">rivative in one element on w, from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to </w:t>
      </w:r>
      <m:oMath>
        <m:sSub>
          <m:sSubPr>
            <m:ctrlPr>
              <w:rPr>
                <w:rFonts w:ascii="Cambria Math" w:hAnsi="Cambria Math"/>
                <w:i/>
              </w:rPr>
            </m:ctrlPr>
          </m:sSubPr>
          <m:e>
            <m:r>
              <w:rPr>
                <w:rFonts w:ascii="Cambria Math" w:hAnsi="Cambria Math"/>
              </w:rPr>
              <m:t>w</m:t>
            </m:r>
          </m:e>
          <m:sub>
            <m:r>
              <w:rPr>
                <w:rFonts w:ascii="Cambria Math" w:hAnsi="Cambria Math"/>
              </w:rPr>
              <m:t>p</m:t>
            </m:r>
          </m:sub>
        </m:sSub>
      </m:oMath>
      <w:r>
        <w:t xml:space="preserve">, respectively.  </w:t>
      </w:r>
      <w:r w:rsidR="00540D0C">
        <w:t xml:space="preserve">In a partial derivative, say for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540D0C">
        <w:t xml:space="preserve">, we take the derivative with respect to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and treat all other elements of w as constants.</w:t>
      </w:r>
    </w:p>
    <w:p w14:paraId="66D7F609" w14:textId="77777777" w:rsidR="009A4A98" w:rsidRDefault="009A4A98" w:rsidP="00064548">
      <w:pPr>
        <w:ind w:left="720" w:hanging="720"/>
      </w:pPr>
    </w:p>
    <w:p w14:paraId="0606A545" w14:textId="789558D0" w:rsidR="009A4A98" w:rsidRDefault="009A4A98" w:rsidP="00FF76EF">
      <w:r>
        <w:t xml:space="preserve">So, in effect, </w:t>
      </w:r>
      <w:r w:rsidRPr="001724D3">
        <w:rPr>
          <w:b/>
        </w:rPr>
        <w:t xml:space="preserve">the gradient is a set of derivatives, each </w:t>
      </w:r>
      <w:r w:rsidR="00FF76EF" w:rsidRPr="001724D3">
        <w:rPr>
          <w:b/>
        </w:rPr>
        <w:t>with respect to one coefficient in the function</w:t>
      </w:r>
      <w:r w:rsidR="00FF76EF">
        <w:t>.  The resulting gradient has the same dimension as the original function.</w:t>
      </w:r>
    </w:p>
    <w:p w14:paraId="6CF412B8" w14:textId="77777777" w:rsidR="00D36E80" w:rsidRDefault="00D36E80" w:rsidP="00FF76EF"/>
    <w:p w14:paraId="6A7F1E3E" w14:textId="1871B56B" w:rsidR="00D36E80" w:rsidRDefault="00D36E80" w:rsidP="00FF76EF">
      <w:r>
        <w:t xml:space="preserve">So our hill descent algorithm becomes a </w:t>
      </w:r>
      <w:r w:rsidRPr="001724D3">
        <w:rPr>
          <w:b/>
        </w:rPr>
        <w:t>gradient descent algorithm</w:t>
      </w:r>
      <w:r>
        <w:t xml:space="preserve"> by using the gradient rather than the derivative</w:t>
      </w:r>
      <w:proofErr w:type="gramStart"/>
      <w:r>
        <w:t>;</w:t>
      </w:r>
      <w:proofErr w:type="gramEnd"/>
    </w:p>
    <w:p w14:paraId="29B8250A" w14:textId="77777777" w:rsidR="00D36E80" w:rsidRDefault="00D36E80" w:rsidP="00FF76EF"/>
    <w:p w14:paraId="5D4999F8" w14:textId="0C0ED855" w:rsidR="00D36E80" w:rsidRDefault="007952B2" w:rsidP="00FF76EF">
      <m:oMathPara>
        <m:oMath>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m:t>
              </m:r>
            </m:sup>
          </m:sSup>
          <m: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rPr>
                <m:t>t</m:t>
              </m:r>
              <m:r>
                <w:rPr>
                  <w:rFonts w:ascii="Cambria Math" w:hAnsi="Cambria Math"/>
                </w:rPr>
                <m:t>)</m:t>
              </m:r>
            </m:sup>
          </m:sSup>
          <m:r>
            <w:rPr>
              <w:rFonts w:ascii="Cambria Math" w:hAnsi="Cambria Math"/>
            </w:rPr>
            <m:t>)</m:t>
          </m:r>
        </m:oMath>
      </m:oMathPara>
    </w:p>
    <w:p w14:paraId="147D29C3" w14:textId="77777777" w:rsidR="00FF76EF" w:rsidRDefault="00FF76EF" w:rsidP="00FF76EF"/>
    <w:p w14:paraId="20B7DD9B" w14:textId="6B186564" w:rsidR="00FF76EF" w:rsidRDefault="002C590A" w:rsidP="00FF76EF">
      <w:r>
        <w:t>W</w:t>
      </w:r>
      <w:r w:rsidR="00BE641D">
        <w:t>ritten out more fully</w:t>
      </w:r>
      <w:proofErr w:type="gramStart"/>
      <w:r w:rsidR="00BE641D">
        <w:t>;</w:t>
      </w:r>
      <w:proofErr w:type="gramEnd"/>
    </w:p>
    <w:p w14:paraId="3F5964BF" w14:textId="00A85CAB" w:rsidR="00E31693" w:rsidRDefault="007952B2" w:rsidP="00FF76EF">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+1)</m:t>
                        </m:r>
                      </m:sup>
                    </m:sSubSup>
                  </m:e>
                </m:mr>
                <m:mr>
                  <m:e>
                    <m:r>
                      <w:rPr>
                        <w:rFonts w:ascii="Cambria Math" w:hAnsi="Cambria Math"/>
                      </w:rPr>
                      <m:t>…</m:t>
                    </m:r>
                  </m:e>
                </m:mr>
                <m:mr>
                  <m:e>
                    <m:sSubSup>
                      <m:sSubSupPr>
                        <m:ctrlPr>
                          <w:rPr>
                            <w:rFonts w:ascii="Cambria Math" w:hAnsi="Cambria Math"/>
                            <w:i/>
                          </w:rPr>
                        </m:ctrlPr>
                      </m:sSubSupPr>
                      <m:e>
                        <m:r>
                          <w:rPr>
                            <w:rFonts w:ascii="Cambria Math" w:hAnsi="Cambria Math"/>
                          </w:rPr>
                          <m:t>w</m:t>
                        </m:r>
                      </m:e>
                      <m:sub>
                        <m:r>
                          <w:rPr>
                            <w:rFonts w:ascii="Cambria Math" w:hAnsi="Cambria Math"/>
                          </w:rPr>
                          <m:t>p</m:t>
                        </m:r>
                      </m:sub>
                      <m:sup>
                        <m:r>
                          <w:rPr>
                            <w:rFonts w:ascii="Cambria Math" w:hAnsi="Cambria Math"/>
                          </w:rPr>
                          <m:t>(</m:t>
                        </m:r>
                        <m:r>
                          <w:rPr>
                            <w:rFonts w:ascii="Cambria Math" w:hAnsi="Cambria Math"/>
                          </w:rPr>
                          <m:t>t</m:t>
                        </m:r>
                        <m:r>
                          <w:rPr>
                            <w:rFonts w:ascii="Cambria Math" w:hAnsi="Cambria Math"/>
                          </w:rPr>
                          <m:t>+1)</m:t>
                        </m:r>
                      </m:sup>
                    </m:sSub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m:t>
                        </m:r>
                      </m:sup>
                    </m:sSubSup>
                  </m:e>
                </m:mr>
                <m:mr>
                  <m:e>
                    <m:r>
                      <w:rPr>
                        <w:rFonts w:ascii="Cambria Math" w:hAnsi="Cambria Math"/>
                      </w:rPr>
                      <m:t>…</m:t>
                    </m:r>
                  </m:e>
                </m:mr>
                <m:mr>
                  <m:e>
                    <m:sSubSup>
                      <m:sSubSupPr>
                        <m:ctrlPr>
                          <w:rPr>
                            <w:rFonts w:ascii="Cambria Math" w:hAnsi="Cambria Math"/>
                            <w:i/>
                          </w:rPr>
                        </m:ctrlPr>
                      </m:sSubSupPr>
                      <m:e>
                        <m:r>
                          <w:rPr>
                            <w:rFonts w:ascii="Cambria Math" w:hAnsi="Cambria Math"/>
                          </w:rPr>
                          <m:t>w</m:t>
                        </m:r>
                      </m:e>
                      <m:sub>
                        <m:r>
                          <w:rPr>
                            <w:rFonts w:ascii="Cambria Math" w:hAnsi="Cambria Math"/>
                          </w:rPr>
                          <m:t>p</m:t>
                        </m:r>
                      </m:sub>
                      <m:sup>
                        <m:r>
                          <w:rPr>
                            <w:rFonts w:ascii="Cambria Math" w:hAnsi="Cambria Math"/>
                          </w:rPr>
                          <m:t>(</m:t>
                        </m:r>
                        <m:r>
                          <w:rPr>
                            <w:rFonts w:ascii="Cambria Math" w:hAnsi="Cambria Math"/>
                          </w:rPr>
                          <m:t>t</m:t>
                        </m:r>
                        <m:r>
                          <w:rPr>
                            <w:rFonts w:ascii="Cambria Math" w:hAnsi="Cambria Math"/>
                          </w:rPr>
                          <m:t>)</m:t>
                        </m:r>
                      </m:sup>
                    </m:sSubSup>
                  </m:e>
                </m:mr>
              </m:m>
            </m:e>
          </m:d>
          <m:r>
            <w:rPr>
              <w:rFonts w:ascii="Cambria Math" w:hAnsi="Cambria Math"/>
            </w:rPr>
            <m:t>-</m:t>
          </m:r>
          <m:r>
            <w:rPr>
              <w:rFonts w:ascii="Cambria Math" w:hAnsi="Cambria Math"/>
            </w:rPr>
            <m:t>η</m:t>
          </m:r>
          <m:d>
            <m:dPr>
              <m:begChr m:val="["/>
              <m:endChr m:val="]"/>
              <m:ctrlPr>
                <w:rPr>
                  <w:rFonts w:ascii="Cambria Math" w:hAnsi="Cambria Math"/>
                  <w:i/>
                </w:rPr>
              </m:ctrlPr>
            </m:dPr>
            <m:e>
              <m:m>
                <m:mPr>
                  <m:mcs>
                    <m:mc>
                      <m:mcPr>
                        <m:count m:val="1"/>
                        <m:mcJc m:val="center"/>
                      </m:mcPr>
                    </m:mc>
                  </m:mcs>
                  <m:ctrlPr>
                    <w:rPr>
                      <w:rFonts w:ascii="Cambria Math" w:hAnsi="Cambria Math"/>
                      <w:i/>
                    </w:rPr>
                  </m:ctrlPr>
                </m:mPr>
                <m:m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∂g</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m:t>
                                </m:r>
                              </m:sup>
                            </m:sSubSup>
                          </m:den>
                        </m:f>
                      </m:e>
                    </m:box>
                  </m:e>
                </m:mr>
                <m:mr>
                  <m:e>
                    <m:r>
                      <w:rPr>
                        <w:rFonts w:ascii="Cambria Math" w:hAnsi="Cambria Math"/>
                      </w:rPr>
                      <m:t>…</m:t>
                    </m:r>
                  </m:e>
                </m:mr>
                <m:m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∂g</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p</m:t>
                                </m:r>
                              </m:sub>
                              <m:sup>
                                <m:r>
                                  <w:rPr>
                                    <w:rFonts w:ascii="Cambria Math" w:hAnsi="Cambria Math"/>
                                  </w:rPr>
                                  <m:t>(</m:t>
                                </m:r>
                                <m:r>
                                  <w:rPr>
                                    <w:rFonts w:ascii="Cambria Math" w:hAnsi="Cambria Math"/>
                                  </w:rPr>
                                  <m:t>t</m:t>
                                </m:r>
                                <m:r>
                                  <w:rPr>
                                    <w:rFonts w:ascii="Cambria Math" w:hAnsi="Cambria Math"/>
                                  </w:rPr>
                                  <m:t>)</m:t>
                                </m:r>
                              </m:sup>
                            </m:sSubSup>
                          </m:den>
                        </m:f>
                      </m:e>
                    </m:box>
                  </m:e>
                </m:mr>
              </m:m>
            </m:e>
          </m:d>
        </m:oMath>
      </m:oMathPara>
    </w:p>
    <w:p w14:paraId="389BFC9D" w14:textId="77777777" w:rsidR="0055157B" w:rsidRDefault="0055157B" w:rsidP="005B2E0C"/>
    <w:p w14:paraId="7B0AD77C" w14:textId="36198A69" w:rsidR="0055157B" w:rsidRDefault="00E31693" w:rsidP="005B2E0C">
      <w:r>
        <w:t>Convergence in this case is when the magnitude of the gradient goes to zero or in practical terms, when the magnitude of</w:t>
      </w:r>
      <w:r w:rsidR="00C0084A">
        <w:t xml:space="preserve"> the</w:t>
      </w:r>
      <w:r>
        <w:t xml:space="preserve"> gradient is within some tolerance </w:t>
      </w:r>
      <m:oMath>
        <m:r>
          <w:rPr>
            <w:rFonts w:ascii="Cambria Math" w:hAnsi="Cambria Math"/>
          </w:rPr>
          <m:t>ϵ</m:t>
        </m:r>
      </m:oMath>
      <w:r>
        <w:t xml:space="preserve"> to zero.</w:t>
      </w:r>
    </w:p>
    <w:p w14:paraId="7547ED49" w14:textId="77777777" w:rsidR="00E31693" w:rsidRDefault="00E31693" w:rsidP="005B2E0C"/>
    <w:p w14:paraId="000A1145" w14:textId="6B88A37F" w:rsidR="00E31693" w:rsidRPr="003556A8" w:rsidRDefault="007952B2" w:rsidP="005B2E0C">
      <m:oMathPara>
        <m:oMath>
          <m:d>
            <m:dPr>
              <m:begChr m:val="‖"/>
              <m:endChr m:val="‖"/>
              <m:ctrlPr>
                <w:rPr>
                  <w:rFonts w:ascii="Cambria Math" w:hAnsi="Cambria Math"/>
                  <w:i/>
                </w:rPr>
              </m:ctrlPr>
            </m:dPr>
            <m:e>
              <m:r>
                <m:rPr>
                  <m:sty m:val="p"/>
                </m:rPr>
                <w:rPr>
                  <w:rFonts w:ascii="Cambria Math" w:hAnsi="Cambria Math"/>
                </w:rPr>
                <m:t>∇</m:t>
              </m:r>
              <m:r>
                <w:rPr>
                  <w:rFonts w:ascii="Cambria Math" w:hAnsi="Cambria Math"/>
                </w:rPr>
                <m:t>g</m:t>
              </m:r>
              <m:r>
                <w:rPr>
                  <w:rFonts w:ascii="Cambria Math" w:hAnsi="Cambria Math"/>
                </w:rPr>
                <m:t>(</m:t>
              </m:r>
              <m:r>
                <w:rPr>
                  <w:rFonts w:ascii="Cambria Math" w:hAnsi="Cambria Math"/>
                </w:rPr>
                <m:t>w</m:t>
              </m:r>
              <m:r>
                <w:rPr>
                  <w:rFonts w:ascii="Cambria Math" w:hAnsi="Cambria Math"/>
                </w:rPr>
                <m:t>)</m:t>
              </m:r>
            </m:e>
          </m:d>
          <m:r>
            <w:rPr>
              <w:rFonts w:ascii="Cambria Math" w:hAnsi="Cambria Math"/>
            </w:rPr>
            <m:t>&lt;</m:t>
          </m:r>
          <m:r>
            <w:rPr>
              <w:rFonts w:ascii="Cambria Math" w:hAnsi="Cambria Math"/>
            </w:rPr>
            <m:t>ϵ</m:t>
          </m:r>
        </m:oMath>
      </m:oMathPara>
    </w:p>
    <w:p w14:paraId="6A4C65A7" w14:textId="77777777" w:rsidR="00DB301E" w:rsidRDefault="00DB301E" w:rsidP="005B2E0C"/>
    <w:p w14:paraId="23A3F402" w14:textId="701C4401" w:rsidR="00F2495C" w:rsidRDefault="00F2495C" w:rsidP="005B2E0C">
      <w:r>
        <w:t xml:space="preserve">The magnitude of a vector is the square root of the sum of the squares of </w:t>
      </w:r>
      <w:r w:rsidR="009D5B2B">
        <w:t>its</w:t>
      </w:r>
      <w:r>
        <w:t xml:space="preserve"> elements.  So for the vector </w:t>
      </w:r>
      <w:r w:rsidRPr="00143E31">
        <w:rPr>
          <w:i/>
        </w:rPr>
        <w:t>w</w:t>
      </w:r>
      <w:r>
        <w:t xml:space="preserve"> with </w:t>
      </w:r>
      <w:r w:rsidRPr="00143E31">
        <w:rPr>
          <w:i/>
        </w:rPr>
        <w:t>p + 1</w:t>
      </w:r>
      <w:r>
        <w:t xml:space="preserve"> elements the magnitude is</w:t>
      </w:r>
      <w:r w:rsidR="00143E31">
        <w:t xml:space="preserve"> given by;</w:t>
      </w:r>
    </w:p>
    <w:p w14:paraId="791D2696" w14:textId="77777777" w:rsidR="00F2495C" w:rsidRDefault="00F2495C" w:rsidP="005B2E0C"/>
    <w:p w14:paraId="3367F735" w14:textId="1B2641F8" w:rsidR="00F2495C" w:rsidRPr="005B2E0C" w:rsidRDefault="007952B2" w:rsidP="005B2E0C">
      <m:oMathPara>
        <m:oMath>
          <m:d>
            <m:dPr>
              <m:begChr m:val="‖"/>
              <m:endChr m:val="‖"/>
              <m:ctrlPr>
                <w:rPr>
                  <w:rFonts w:ascii="Cambria Math" w:hAnsi="Cambria Math"/>
                  <w:i/>
                </w:rPr>
              </m:ctrlPr>
            </m:dPr>
            <m:e>
              <m:r>
                <w:rPr>
                  <w:rFonts w:ascii="Cambria Math" w:hAnsi="Cambria Math"/>
                </w:rPr>
                <m:t>w</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o</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p</m:t>
                      </m:r>
                    </m:sub>
                  </m:sSub>
                </m:e>
                <m:sup>
                  <m:r>
                    <w:rPr>
                      <w:rFonts w:ascii="Cambria Math" w:hAnsi="Cambria Math"/>
                    </w:rPr>
                    <m:t>2</m:t>
                  </m:r>
                </m:sup>
              </m:sSup>
            </m:e>
          </m:rad>
        </m:oMath>
      </m:oMathPara>
    </w:p>
    <w:p w14:paraId="294F5D29" w14:textId="77777777" w:rsidR="00061BDA" w:rsidRDefault="00061BDA" w:rsidP="00651A8B"/>
    <w:p w14:paraId="2C746C34" w14:textId="77777777" w:rsidR="00061BDA" w:rsidRPr="00342547" w:rsidRDefault="00061BDA" w:rsidP="00651A8B"/>
    <w:p w14:paraId="35D4AB25" w14:textId="63CDDCF2" w:rsidR="00342547" w:rsidRPr="00143E31" w:rsidRDefault="00143E31" w:rsidP="006A54BB">
      <w:pPr>
        <w:pStyle w:val="Heading2"/>
      </w:pPr>
      <w:r w:rsidRPr="00143E31">
        <w:t>Computing the Gradient of RSS</w:t>
      </w:r>
    </w:p>
    <w:p w14:paraId="6FA68F21" w14:textId="27219104" w:rsidR="00143E31" w:rsidRDefault="001F7372" w:rsidP="00651A8B">
      <w:r>
        <w:t xml:space="preserve">It can be shown the RSS function is convex, so that there is a single unique solution </w:t>
      </w:r>
      <w:r w:rsidR="00707CE0">
        <w:t>to the minimization problem AND the gradient descent algorithm will converge to the minimum.</w:t>
      </w:r>
    </w:p>
    <w:p w14:paraId="66B3E723" w14:textId="77777777" w:rsidR="003D009C" w:rsidRDefault="003D009C" w:rsidP="00651A8B"/>
    <w:p w14:paraId="1EB719BC" w14:textId="716309FA" w:rsidR="003D009C" w:rsidRDefault="007952B2" w:rsidP="00651A8B">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w</m:t>
                      </m:r>
                    </m:e>
                    <m:sub>
                      <m:r>
                        <w:rPr>
                          <w:rFonts w:ascii="Cambria Math" w:hAnsi="Cambria Math"/>
                        </w:rPr>
                        <m:t>0,</m:t>
                      </m:r>
                    </m:sub>
                  </m:sSub>
                  <m:sSub>
                    <m:sSubPr>
                      <m:ctrlPr>
                        <w:rPr>
                          <w:rFonts w:ascii="Cambria Math" w:hAnsi="Cambria Math"/>
                          <w:i/>
                        </w:rPr>
                      </m:ctrlPr>
                    </m:sSubPr>
                    <m:e>
                      <m:r>
                        <w:rPr>
                          <w:rFonts w:ascii="Cambria Math" w:hAnsi="Cambria Math"/>
                        </w:rPr>
                        <m:t>w</m:t>
                      </m:r>
                    </m:e>
                    <m:sub>
                      <m:r>
                        <w:rPr>
                          <w:rFonts w:ascii="Cambria Math" w:hAnsi="Cambria Math"/>
                        </w:rPr>
                        <m:t>1</m:t>
                      </m:r>
                    </m:sub>
                  </m:sSub>
                </m:lim>
              </m:limLow>
            </m:fName>
            <m:e>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e>
          </m:func>
        </m:oMath>
      </m:oMathPara>
    </w:p>
    <w:p w14:paraId="4B9B40C0" w14:textId="77777777" w:rsidR="001F7372" w:rsidRDefault="001F7372" w:rsidP="00651A8B"/>
    <w:p w14:paraId="6032AA59" w14:textId="77777777" w:rsidR="001F7372" w:rsidRDefault="001F7372" w:rsidP="00651A8B"/>
    <w:p w14:paraId="1DA120E8" w14:textId="21C3FDF3" w:rsidR="001F7372" w:rsidRDefault="00380C02" w:rsidP="00651A8B">
      <w:r>
        <w:t xml:space="preserve">Remember </w:t>
      </w:r>
      <w:r w:rsidR="00FE4A0B">
        <w:t>our RSS function</w:t>
      </w:r>
      <w:r w:rsidR="00FE4467">
        <w:t xml:space="preserve"> is the sum of the squares of differences between our predicted and observed values</w:t>
      </w:r>
      <w:proofErr w:type="gramStart"/>
      <w:r w:rsidR="00FE4467">
        <w:t>;</w:t>
      </w:r>
      <w:proofErr w:type="gramEnd"/>
    </w:p>
    <w:p w14:paraId="3DC222F5" w14:textId="77777777" w:rsidR="007F036A" w:rsidRDefault="007F036A" w:rsidP="00651A8B"/>
    <w:p w14:paraId="06712E02" w14:textId="1CF9CF5C" w:rsidR="007F036A" w:rsidRDefault="00FE4A0B" w:rsidP="00651A8B">
      <m:oMathPara>
        <m:oMath>
          <m:r>
            <w:rPr>
              <w:rFonts w:ascii="Cambria Math" w:hAnsi="Cambria Math"/>
            </w:rPr>
            <m:t>RSS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AB66868" w14:textId="77777777" w:rsidR="000F5C8B" w:rsidRDefault="000F5C8B" w:rsidP="00651A8B"/>
    <w:p w14:paraId="02D03FF1" w14:textId="318F05BA" w:rsidR="000F5C8B" w:rsidRDefault="00331A0C" w:rsidP="00200098">
      <w:pPr>
        <w:keepNext/>
        <w:keepLines/>
        <w:pBdr>
          <w:top w:val="single" w:sz="4" w:space="1" w:color="auto"/>
          <w:left w:val="single" w:sz="4" w:space="4" w:color="auto"/>
          <w:bottom w:val="single" w:sz="4" w:space="1" w:color="auto"/>
          <w:right w:val="single" w:sz="4" w:space="4" w:color="auto"/>
        </w:pBdr>
      </w:pPr>
      <w:r>
        <w:t xml:space="preserve">ASIDE: </w:t>
      </w:r>
      <w:r w:rsidR="00FE4A0B">
        <w:t>When doing this, it is helpful to remember that the derivative of a sum is the same as the sum of the derivatives of each of the components of the sum</w:t>
      </w:r>
      <w:proofErr w:type="gramStart"/>
      <w:r w:rsidR="00FE4A0B">
        <w:t>;</w:t>
      </w:r>
      <w:proofErr w:type="gramEnd"/>
    </w:p>
    <w:p w14:paraId="0F8535E6" w14:textId="77777777" w:rsidR="00FE4A0B" w:rsidRDefault="00FE4A0B" w:rsidP="00200098">
      <w:pPr>
        <w:keepNext/>
        <w:keepLines/>
        <w:pBdr>
          <w:top w:val="single" w:sz="4" w:space="1" w:color="auto"/>
          <w:left w:val="single" w:sz="4" w:space="4" w:color="auto"/>
          <w:bottom w:val="single" w:sz="4" w:space="1" w:color="auto"/>
          <w:right w:val="single" w:sz="4" w:space="4" w:color="auto"/>
        </w:pBdr>
      </w:pPr>
    </w:p>
    <w:p w14:paraId="0E5B7FCE" w14:textId="7DC1307D" w:rsidR="00FE4A0B" w:rsidRPr="00603AC4" w:rsidRDefault="007952B2" w:rsidP="00200098">
      <w:pPr>
        <w:keepNext/>
        <w:keepLines/>
        <w:pBdr>
          <w:top w:val="single" w:sz="4" w:space="1" w:color="auto"/>
          <w:left w:val="single" w:sz="4" w:space="4" w:color="auto"/>
          <w:bottom w:val="single" w:sz="4" w:space="1" w:color="auto"/>
          <w:right w:val="single" w:sz="4" w:space="4" w:color="auto"/>
        </w:pBdr>
      </w:pPr>
      <m:oMathPara>
        <m:oMath>
          <m:f>
            <m:fPr>
              <m:ctrlPr>
                <w:rPr>
                  <w:rFonts w:ascii="Cambria Math" w:hAnsi="Cambria Math"/>
                  <w:i/>
                </w:rPr>
              </m:ctrlPr>
            </m:fPr>
            <m:num>
              <m:r>
                <w:rPr>
                  <w:rFonts w:ascii="Cambria Math" w:hAnsi="Cambria Math"/>
                </w:rPr>
                <m:t>d</m:t>
              </m:r>
            </m:num>
            <m:den>
              <m:r>
                <w:rPr>
                  <w:rFonts w:ascii="Cambria Math" w:hAnsi="Cambria Math"/>
                </w:rPr>
                <m:t>dw</m:t>
              </m:r>
            </m:den>
          </m:f>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e>
          </m:nary>
          <m:f>
            <m:fPr>
              <m:ctrlPr>
                <w:rPr>
                  <w:rFonts w:ascii="Cambria Math" w:hAnsi="Cambria Math"/>
                  <w:i/>
                </w:rPr>
              </m:ctrlPr>
            </m:fPr>
            <m:num>
              <m:r>
                <w:rPr>
                  <w:rFonts w:ascii="Cambria Math" w:hAnsi="Cambria Math"/>
                </w:rPr>
                <m:t>d</m:t>
              </m:r>
            </m:num>
            <m:den>
              <m:r>
                <w:rPr>
                  <w:rFonts w:ascii="Cambria Math" w:hAnsi="Cambria Math"/>
                </w:rPr>
                <m:t>dw</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d>
                <m:dPr>
                  <m:ctrlPr>
                    <w:rPr>
                      <w:rFonts w:ascii="Cambria Math" w:hAnsi="Cambria Math"/>
                      <w:i/>
                    </w:rPr>
                  </m:ctrlPr>
                </m:dPr>
                <m:e>
                  <m:r>
                    <w:rPr>
                      <w:rFonts w:ascii="Cambria Math" w:hAnsi="Cambria Math"/>
                    </w:rPr>
                    <m:t>w</m:t>
                  </m:r>
                </m:e>
              </m:d>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dw</m:t>
              </m:r>
            </m:den>
          </m:f>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dw</m:t>
              </m:r>
            </m:den>
          </m:f>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dw</m:t>
              </m:r>
            </m:den>
          </m:f>
          <m:sSub>
            <m:sSubPr>
              <m:ctrlPr>
                <w:rPr>
                  <w:rFonts w:ascii="Cambria Math" w:hAnsi="Cambria Math"/>
                  <w:i/>
                </w:rPr>
              </m:ctrlPr>
            </m:sSubPr>
            <m:e>
              <m:r>
                <w:rPr>
                  <w:rFonts w:ascii="Cambria Math" w:hAnsi="Cambria Math"/>
                </w:rPr>
                <m:t>g</m:t>
              </m:r>
            </m:e>
            <m:sub>
              <m:r>
                <w:rPr>
                  <w:rFonts w:ascii="Cambria Math" w:hAnsi="Cambria Math"/>
                </w:rPr>
                <m:t>n</m:t>
              </m:r>
            </m:sub>
          </m:sSub>
          <m:d>
            <m:dPr>
              <m:ctrlPr>
                <w:rPr>
                  <w:rFonts w:ascii="Cambria Math" w:hAnsi="Cambria Math"/>
                  <w:i/>
                </w:rPr>
              </m:ctrlPr>
            </m:dPr>
            <m:e>
              <m:r>
                <w:rPr>
                  <w:rFonts w:ascii="Cambria Math" w:hAnsi="Cambria Math"/>
                </w:rPr>
                <m:t>w</m:t>
              </m:r>
            </m:e>
          </m:d>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d</m:t>
                  </m:r>
                </m:num>
                <m:den>
                  <m:r>
                    <w:rPr>
                      <w:rFonts w:ascii="Cambria Math" w:hAnsi="Cambria Math"/>
                    </w:rPr>
                    <m:t>dw</m:t>
                  </m:r>
                </m:den>
              </m:f>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r>
                <w:rPr>
                  <w:rFonts w:ascii="Cambria Math" w:hAnsi="Cambria Math"/>
                </w:rPr>
                <m:t>w</m:t>
              </m:r>
              <m:r>
                <w:rPr>
                  <w:rFonts w:ascii="Cambria Math" w:hAnsi="Cambria Math"/>
                </w:rPr>
                <m:t>)</m:t>
              </m:r>
            </m:e>
          </m:nary>
        </m:oMath>
      </m:oMathPara>
    </w:p>
    <w:p w14:paraId="772379D9" w14:textId="77777777" w:rsidR="00603AC4" w:rsidRDefault="00603AC4" w:rsidP="00200098">
      <w:pPr>
        <w:keepNext/>
        <w:keepLines/>
        <w:pBdr>
          <w:top w:val="single" w:sz="4" w:space="1" w:color="auto"/>
          <w:left w:val="single" w:sz="4" w:space="4" w:color="auto"/>
          <w:bottom w:val="single" w:sz="4" w:space="1" w:color="auto"/>
          <w:right w:val="single" w:sz="4" w:space="4" w:color="auto"/>
        </w:pBdr>
      </w:pPr>
    </w:p>
    <w:p w14:paraId="776E17E7" w14:textId="5597F9B8" w:rsidR="007C6D57" w:rsidRDefault="007C6D57" w:rsidP="00200098">
      <w:pPr>
        <w:keepNext/>
        <w:keepLines/>
        <w:pBdr>
          <w:top w:val="single" w:sz="4" w:space="1" w:color="auto"/>
          <w:left w:val="single" w:sz="4" w:space="4" w:color="auto"/>
          <w:bottom w:val="single" w:sz="4" w:space="1" w:color="auto"/>
          <w:right w:val="single" w:sz="4" w:space="4" w:color="auto"/>
        </w:pBdr>
      </w:pPr>
      <w:proofErr w:type="gramStart"/>
      <w:r>
        <w:t>or</w:t>
      </w:r>
      <w:proofErr w:type="gramEnd"/>
      <w:r>
        <w:t xml:space="preserve"> simply;</w:t>
      </w:r>
    </w:p>
    <w:p w14:paraId="270670BF" w14:textId="56CB96A1" w:rsidR="00603AC4" w:rsidRPr="00603AC4" w:rsidRDefault="007952B2" w:rsidP="00200098">
      <w:pPr>
        <w:keepNext/>
        <w:keepLines/>
        <w:pBdr>
          <w:top w:val="single" w:sz="4" w:space="1" w:color="auto"/>
          <w:left w:val="single" w:sz="4" w:space="4" w:color="auto"/>
          <w:bottom w:val="single" w:sz="4" w:space="1" w:color="auto"/>
          <w:right w:val="single" w:sz="4" w:space="4" w:color="auto"/>
        </w:pBdr>
      </w:pPr>
      <m:oMathPara>
        <m:oMath>
          <m:f>
            <m:fPr>
              <m:ctrlPr>
                <w:rPr>
                  <w:rFonts w:ascii="Cambria Math" w:hAnsi="Cambria Math"/>
                  <w:i/>
                </w:rPr>
              </m:ctrlPr>
            </m:fPr>
            <m:num>
              <m:r>
                <w:rPr>
                  <w:rFonts w:ascii="Cambria Math" w:hAnsi="Cambria Math"/>
                </w:rPr>
                <m:t>d</m:t>
              </m:r>
            </m:num>
            <m:den>
              <m:r>
                <w:rPr>
                  <w:rFonts w:ascii="Cambria Math" w:hAnsi="Cambria Math"/>
                </w:rPr>
                <m:t>dw</m:t>
              </m:r>
            </m:den>
          </m:f>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e>
          </m:nary>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d</m:t>
                  </m:r>
                </m:num>
                <m:den>
                  <m:r>
                    <w:rPr>
                      <w:rFonts w:ascii="Cambria Math" w:hAnsi="Cambria Math"/>
                    </w:rPr>
                    <m:t>dw</m:t>
                  </m:r>
                </m:den>
              </m:f>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e>
          </m:nary>
        </m:oMath>
      </m:oMathPara>
    </w:p>
    <w:p w14:paraId="47852A1C" w14:textId="77777777" w:rsidR="00603AC4" w:rsidRPr="00603AC4" w:rsidRDefault="00603AC4" w:rsidP="00200098">
      <w:pPr>
        <w:keepNext/>
        <w:keepLines/>
        <w:pBdr>
          <w:top w:val="single" w:sz="4" w:space="1" w:color="auto"/>
          <w:left w:val="single" w:sz="4" w:space="4" w:color="auto"/>
          <w:bottom w:val="single" w:sz="4" w:space="1" w:color="auto"/>
          <w:right w:val="single" w:sz="4" w:space="4" w:color="auto"/>
        </w:pBdr>
      </w:pPr>
    </w:p>
    <w:p w14:paraId="0A31B215" w14:textId="0E715849" w:rsidR="000F5C8B" w:rsidRPr="00FB7A54" w:rsidRDefault="00FB7A54" w:rsidP="00200098">
      <w:pPr>
        <w:keepNext/>
        <w:keepLines/>
        <w:pBdr>
          <w:top w:val="single" w:sz="4" w:space="1" w:color="auto"/>
          <w:left w:val="single" w:sz="4" w:space="4" w:color="auto"/>
          <w:bottom w:val="single" w:sz="4" w:space="1" w:color="auto"/>
          <w:right w:val="single" w:sz="4" w:space="4" w:color="auto"/>
        </w:pBdr>
      </w:pPr>
      <w:r>
        <w:t xml:space="preserve">In our case of the RSS function, </w:t>
      </w:r>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 xml:space="preserve"> is;</m:t>
        </m:r>
      </m:oMath>
    </w:p>
    <w:p w14:paraId="3E912622" w14:textId="77777777" w:rsidR="00FB7A54" w:rsidRDefault="00FB7A54" w:rsidP="00200098">
      <w:pPr>
        <w:keepNext/>
        <w:keepLines/>
        <w:pBdr>
          <w:top w:val="single" w:sz="4" w:space="1" w:color="auto"/>
          <w:left w:val="single" w:sz="4" w:space="4" w:color="auto"/>
          <w:bottom w:val="single" w:sz="4" w:space="1" w:color="auto"/>
          <w:right w:val="single" w:sz="4" w:space="4" w:color="auto"/>
        </w:pBdr>
      </w:pPr>
    </w:p>
    <w:p w14:paraId="6170BF97" w14:textId="2EFDC731" w:rsidR="00FB7A54" w:rsidRPr="006A54BB" w:rsidRDefault="007952B2" w:rsidP="00200098">
      <w:pPr>
        <w:keepNext/>
        <w:keepLines/>
        <w:pBdr>
          <w:top w:val="single" w:sz="4" w:space="1" w:color="auto"/>
          <w:left w:val="single" w:sz="4" w:space="4" w:color="auto"/>
          <w:bottom w:val="single" w:sz="4" w:space="1" w:color="auto"/>
          <w:right w:val="single" w:sz="4" w:space="4" w:color="auto"/>
        </w:pBdr>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oMath>
      </m:oMathPara>
    </w:p>
    <w:p w14:paraId="5A1F84A3" w14:textId="77777777" w:rsidR="006A54BB" w:rsidRPr="00FB7A54" w:rsidRDefault="006A54BB" w:rsidP="00200098">
      <w:pPr>
        <w:keepNext/>
        <w:keepLines/>
        <w:pBdr>
          <w:top w:val="single" w:sz="4" w:space="1" w:color="auto"/>
          <w:left w:val="single" w:sz="4" w:space="4" w:color="auto"/>
          <w:bottom w:val="single" w:sz="4" w:space="1" w:color="auto"/>
          <w:right w:val="single" w:sz="4" w:space="4" w:color="auto"/>
        </w:pBdr>
      </w:pPr>
    </w:p>
    <w:p w14:paraId="2F898595" w14:textId="77777777" w:rsidR="000F5C8B" w:rsidRDefault="000F5C8B" w:rsidP="00651A8B"/>
    <w:p w14:paraId="58CF7BAA" w14:textId="28D6B917" w:rsidR="00FB7A54" w:rsidRDefault="00FB7A54" w:rsidP="007E212F">
      <w:pPr>
        <w:keepNext/>
        <w:keepLines/>
      </w:pPr>
      <w:r>
        <w:t xml:space="preserve">So to calculate the gradient, we take the partial derivative of each element of our coefficient vector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o</m:t>
                      </m:r>
                    </m:sub>
                  </m:sSub>
                </m:e>
              </m:mr>
              <m:mr>
                <m:e>
                  <m:sSub>
                    <m:sSubPr>
                      <m:ctrlPr>
                        <w:rPr>
                          <w:rFonts w:ascii="Cambria Math" w:hAnsi="Cambria Math"/>
                          <w:i/>
                        </w:rPr>
                      </m:ctrlPr>
                    </m:sSubPr>
                    <m:e>
                      <m:r>
                        <w:rPr>
                          <w:rFonts w:ascii="Cambria Math" w:hAnsi="Cambria Math"/>
                        </w:rPr>
                        <m:t>w</m:t>
                      </m:r>
                    </m:e>
                    <m:sub>
                      <m:r>
                        <w:rPr>
                          <w:rFonts w:ascii="Cambria Math" w:hAnsi="Cambria Math"/>
                        </w:rPr>
                        <m:t>1</m:t>
                      </m:r>
                    </m:sub>
                  </m:sSub>
                </m:e>
              </m:mr>
            </m:m>
          </m:e>
        </m:d>
      </m:oMath>
      <w:r>
        <w:t xml:space="preserve">.  For the first element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t>;</w:t>
      </w:r>
    </w:p>
    <w:p w14:paraId="39D7DA19" w14:textId="77777777" w:rsidR="00FB7A54" w:rsidRDefault="00FB7A54" w:rsidP="007E212F">
      <w:pPr>
        <w:keepNext/>
        <w:keepLines/>
      </w:pPr>
    </w:p>
    <w:p w14:paraId="307901F4" w14:textId="6EFB6DB4" w:rsidR="008676E6" w:rsidRPr="00A574CF" w:rsidRDefault="007952B2" w:rsidP="007E212F">
      <w:pPr>
        <w:keepNext/>
        <w:keepLines/>
      </w:pPr>
      <m:oMathPara>
        <m:oMath>
          <m:f>
            <m:fPr>
              <m:ctrlPr>
                <w:rPr>
                  <w:rFonts w:ascii="Cambria Math" w:hAnsi="Cambria Math"/>
                  <w:i/>
                </w:rPr>
              </m:ctrlPr>
            </m:fPr>
            <m:num>
              <m:r>
                <w:rPr>
                  <w:rFonts w:ascii="Cambria Math" w:hAnsi="Cambria Math"/>
                </w:rPr>
                <m:t>∂RSS</m:t>
              </m:r>
              <m:r>
                <w:rPr>
                  <w:rFonts w:ascii="Cambria Math" w:hAnsi="Cambria Math"/>
                </w:rPr>
                <m:t>(</m:t>
              </m:r>
              <m:r>
                <w:rPr>
                  <w:rFonts w:ascii="Cambria Math" w:hAnsi="Cambria Math"/>
                </w:rPr>
                <m:t>w</m:t>
              </m:r>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den>
              </m:f>
            </m:e>
          </m:nary>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oMath>
      </m:oMathPara>
    </w:p>
    <w:p w14:paraId="38B14992" w14:textId="77777777" w:rsidR="00A574CF" w:rsidRDefault="00A574CF" w:rsidP="00651A8B"/>
    <w:p w14:paraId="04603C96" w14:textId="38669F18" w:rsidR="00A574CF" w:rsidRPr="00A574CF" w:rsidRDefault="00A574CF" w:rsidP="007E212F">
      <w:pPr>
        <w:keepNext/>
        <w:keepLines/>
      </w:pPr>
      <w:proofErr w:type="gramStart"/>
      <w:r>
        <w:t>and</w:t>
      </w:r>
      <w:proofErr w:type="gramEnd"/>
      <w:r>
        <w:t xml:space="preserve"> similarly the partial derivative of RSS(w) with respect to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t xml:space="preserve"> is given by;</w:t>
      </w:r>
    </w:p>
    <w:p w14:paraId="52A931EE" w14:textId="77777777" w:rsidR="00A574CF" w:rsidRDefault="00A574CF" w:rsidP="007E212F">
      <w:pPr>
        <w:keepNext/>
        <w:keepLines/>
      </w:pPr>
    </w:p>
    <w:p w14:paraId="3FED4AA2" w14:textId="03FB59FF" w:rsidR="00A574CF" w:rsidRPr="00A574CF" w:rsidRDefault="007952B2" w:rsidP="007E212F">
      <w:pPr>
        <w:keepNext/>
        <w:keepLines/>
      </w:pPr>
      <m:oMathPara>
        <m:oMath>
          <m:f>
            <m:fPr>
              <m:ctrlPr>
                <w:rPr>
                  <w:rFonts w:ascii="Cambria Math" w:hAnsi="Cambria Math"/>
                  <w:i/>
                </w:rPr>
              </m:ctrlPr>
            </m:fPr>
            <m:num>
              <m:r>
                <w:rPr>
                  <w:rFonts w:ascii="Cambria Math" w:hAnsi="Cambria Math"/>
                </w:rPr>
                <m:t>∂RSS</m:t>
              </m:r>
              <m:r>
                <w:rPr>
                  <w:rFonts w:ascii="Cambria Math" w:hAnsi="Cambria Math"/>
                </w:rPr>
                <m:t>(</m:t>
              </m:r>
              <m:r>
                <w:rPr>
                  <w:rFonts w:ascii="Cambria Math" w:hAnsi="Cambria Math"/>
                </w:rPr>
                <m:t>w</m:t>
              </m:r>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e>
          </m:nary>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oMath>
      </m:oMathPara>
    </w:p>
    <w:p w14:paraId="53F21D6E" w14:textId="77777777" w:rsidR="00A574CF" w:rsidRDefault="00A574CF" w:rsidP="00651A8B"/>
    <w:p w14:paraId="0A5FEA45" w14:textId="65E6E0F9" w:rsidR="00A574CF" w:rsidRDefault="00C0316B" w:rsidP="00651A8B">
      <w:r>
        <w:t xml:space="preserve">If we do the work to complete these partial derivatives, then we find </w:t>
      </w:r>
      <w:r w:rsidR="00EC3218">
        <w:t xml:space="preserve">that </w:t>
      </w:r>
      <w:proofErr w:type="gramStart"/>
      <w:r>
        <w:t>the g</w:t>
      </w:r>
      <w:r w:rsidR="00F06877">
        <w:t xml:space="preserve">radient for our RSS function is given by a </w:t>
      </w:r>
      <w:r w:rsidR="00EC3218">
        <w:t>two-element</w:t>
      </w:r>
      <w:r w:rsidR="00F06877">
        <w:t xml:space="preserve"> vector</w:t>
      </w:r>
      <w:proofErr w:type="gramEnd"/>
      <w:r w:rsidR="00F06877">
        <w:t>;</w:t>
      </w:r>
    </w:p>
    <w:p w14:paraId="00C9CE7C" w14:textId="77777777" w:rsidR="00C0316B" w:rsidRDefault="00C0316B" w:rsidP="00651A8B"/>
    <w:p w14:paraId="662A1E33" w14:textId="21386EA9" w:rsidR="00C0316B" w:rsidRDefault="00360482" w:rsidP="00651A8B">
      <m:oMathPara>
        <m:oMath>
          <m:r>
            <m:rPr>
              <m:sty m:val="p"/>
            </m:rPr>
            <w:rPr>
              <w:rFonts w:ascii="Cambria Math" w:hAnsi="Cambria Math"/>
            </w:rPr>
            <m:t>∇</m:t>
          </m:r>
          <m:r>
            <w:rPr>
              <w:rFonts w:ascii="Cambria Math" w:hAnsi="Cambria Math"/>
            </w:rPr>
            <m:t>RSS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nary>
                  </m:e>
                </m:mr>
                <m:mr>
                  <m:e>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nary>
                    <m:sSub>
                      <m:sSubPr>
                        <m:ctrlPr>
                          <w:rPr>
                            <w:rFonts w:ascii="Cambria Math" w:hAnsi="Cambria Math"/>
                            <w:i/>
                          </w:rPr>
                        </m:ctrlPr>
                      </m:sSubPr>
                      <m:e>
                        <m:r>
                          <w:rPr>
                            <w:rFonts w:ascii="Cambria Math" w:hAnsi="Cambria Math"/>
                          </w:rPr>
                          <m:t>x</m:t>
                        </m:r>
                      </m:e>
                      <m:sub>
                        <m:r>
                          <w:rPr>
                            <w:rFonts w:ascii="Cambria Math" w:hAnsi="Cambria Math"/>
                          </w:rPr>
                          <m:t>i</m:t>
                        </m:r>
                      </m:sub>
                    </m:sSub>
                  </m:e>
                </m:mr>
              </m:m>
            </m:e>
          </m:d>
        </m:oMath>
      </m:oMathPara>
    </w:p>
    <w:p w14:paraId="1CAAFC5C" w14:textId="77777777" w:rsidR="00A574CF" w:rsidRDefault="00A574CF" w:rsidP="00651A8B"/>
    <w:p w14:paraId="6D2C16AB" w14:textId="77777777" w:rsidR="00F06877" w:rsidRDefault="00F06877" w:rsidP="00651A8B"/>
    <w:p w14:paraId="3DCB6F74" w14:textId="51EF8590" w:rsidR="0035170D" w:rsidRDefault="0035170D" w:rsidP="0035170D">
      <w:pPr>
        <w:pStyle w:val="Heading2"/>
      </w:pPr>
      <w:r>
        <w:t>Approach 1 – Closed-form Solution</w:t>
      </w:r>
    </w:p>
    <w:p w14:paraId="4F6E9050" w14:textId="2BE9A77F" w:rsidR="00F06877" w:rsidRPr="0035170D" w:rsidRDefault="00B86FBF" w:rsidP="00651A8B">
      <w:r w:rsidRPr="0035170D">
        <w:rPr>
          <w:b/>
        </w:rPr>
        <w:t>Closed-form solution</w:t>
      </w:r>
      <w:r w:rsidRPr="0035170D">
        <w:t xml:space="preserve"> to gradient – </w:t>
      </w:r>
      <w:r w:rsidRPr="0035170D">
        <w:rPr>
          <w:b/>
        </w:rPr>
        <w:t xml:space="preserve">set gradient = 0 and solve for </w:t>
      </w: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o</m:t>
            </m:r>
          </m:sub>
        </m:sSub>
      </m:oMath>
      <w:r w:rsidRPr="0035170D">
        <w:rPr>
          <w:b/>
        </w:rPr>
        <w:t xml:space="preserve"> and </w:t>
      </w: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1</m:t>
            </m:r>
          </m:sub>
        </m:sSub>
        <m:r>
          <w:rPr>
            <w:rFonts w:ascii="Cambria Math" w:hAnsi="Cambria Math"/>
          </w:rPr>
          <m:t>.</m:t>
        </m:r>
      </m:oMath>
    </w:p>
    <w:p w14:paraId="2FA64FFE" w14:textId="77777777" w:rsidR="00E43BB4" w:rsidRDefault="00E43BB4" w:rsidP="00651A8B">
      <w:pPr>
        <w:rPr>
          <w:u w:val="single"/>
        </w:rPr>
      </w:pPr>
    </w:p>
    <w:p w14:paraId="1C2AC0F5" w14:textId="42FC55DE" w:rsidR="00DF2342" w:rsidRPr="00DF2342" w:rsidRDefault="00DF2342" w:rsidP="00200098">
      <w:pPr>
        <w:keepNext/>
        <w:keepLines/>
        <w:pBdr>
          <w:top w:val="single" w:sz="4" w:space="1" w:color="auto" w:shadow="1"/>
          <w:left w:val="single" w:sz="4" w:space="4" w:color="auto" w:shadow="1"/>
          <w:bottom w:val="single" w:sz="4" w:space="1" w:color="auto" w:shadow="1"/>
          <w:right w:val="single" w:sz="4" w:space="4" w:color="auto" w:shadow="1"/>
        </w:pBdr>
        <w:rPr>
          <w:rFonts w:ascii="Courier" w:hAnsi="Courier"/>
        </w:rPr>
      </w:pPr>
      <w:r w:rsidRPr="00DF2342">
        <w:rPr>
          <w:rFonts w:ascii="Courier" w:hAnsi="Courier"/>
        </w:rPr>
        <w:t>Simple Linear Regression Closed Form Solution</w:t>
      </w:r>
    </w:p>
    <w:p w14:paraId="657700D6" w14:textId="77777777" w:rsidR="00DF2342" w:rsidRDefault="00DF2342" w:rsidP="00200098">
      <w:pPr>
        <w:keepNext/>
        <w:keepLines/>
        <w:pBdr>
          <w:top w:val="single" w:sz="4" w:space="1" w:color="auto" w:shadow="1"/>
          <w:left w:val="single" w:sz="4" w:space="4" w:color="auto" w:shadow="1"/>
          <w:bottom w:val="single" w:sz="4" w:space="1" w:color="auto" w:shadow="1"/>
          <w:right w:val="single" w:sz="4" w:space="4" w:color="auto" w:shadow="1"/>
        </w:pBdr>
      </w:pPr>
    </w:p>
    <w:p w14:paraId="1A579C11" w14:textId="7992B688" w:rsidR="00E43BB4" w:rsidRPr="00E43BB4" w:rsidRDefault="007952B2" w:rsidP="00200098">
      <w:pPr>
        <w:keepNext/>
        <w:keepLines/>
        <w:pBdr>
          <w:top w:val="single" w:sz="4" w:space="1" w:color="auto" w:shadow="1"/>
          <w:left w:val="single" w:sz="4" w:space="4" w:color="auto" w:shadow="1"/>
          <w:bottom w:val="single" w:sz="4" w:space="1" w:color="auto" w:shadow="1"/>
          <w:right w:val="single" w:sz="4" w:space="4" w:color="auto" w:shadow="1"/>
        </w:pBdr>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w</m:t>
                  </m:r>
                </m:e>
              </m:acc>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num>
            <m:den>
              <m:r>
                <m:rPr>
                  <m:sty m:val="p"/>
                </m:rPr>
                <w:rPr>
                  <w:rFonts w:ascii="Cambria Math" w:hAnsi="Cambria Math"/>
                </w:rPr>
                <m:t>n</m:t>
              </m:r>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w</m:t>
                  </m:r>
                </m:e>
              </m:acc>
            </m:e>
            <m:sub>
              <m:r>
                <m:rPr>
                  <m:sty m:val="p"/>
                </m:rPr>
                <w:rPr>
                  <w:rFonts w:ascii="Cambria Math" w:hAnsi="Cambria Math"/>
                </w:rPr>
                <m:t>1</m:t>
              </m:r>
            </m:sub>
          </m:sSub>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num>
            <m:den>
              <m:r>
                <m:rPr>
                  <m:sty m:val="p"/>
                </m:rPr>
                <w:rPr>
                  <w:rFonts w:ascii="Cambria Math" w:hAnsi="Cambria Math"/>
                </w:rPr>
                <m:t>n</m:t>
              </m:r>
            </m:den>
          </m:f>
        </m:oMath>
      </m:oMathPara>
    </w:p>
    <w:p w14:paraId="7ECFB49A" w14:textId="77777777" w:rsidR="00E43BB4" w:rsidRDefault="00E43BB4" w:rsidP="00200098">
      <w:pPr>
        <w:keepNext/>
        <w:keepLines/>
        <w:pBdr>
          <w:top w:val="single" w:sz="4" w:space="1" w:color="auto" w:shadow="1"/>
          <w:left w:val="single" w:sz="4" w:space="4" w:color="auto" w:shadow="1"/>
          <w:bottom w:val="single" w:sz="4" w:space="1" w:color="auto" w:shadow="1"/>
          <w:right w:val="single" w:sz="4" w:space="4" w:color="auto" w:shadow="1"/>
        </w:pBdr>
        <w:rPr>
          <w:u w:val="single"/>
        </w:rPr>
      </w:pPr>
    </w:p>
    <w:p w14:paraId="01506BB6" w14:textId="7768C184" w:rsidR="00E43BB4" w:rsidRPr="00DF2342" w:rsidRDefault="007952B2" w:rsidP="00200098">
      <w:pPr>
        <w:keepNext/>
        <w:keepLines/>
        <w:pBdr>
          <w:top w:val="single" w:sz="4" w:space="1" w:color="auto" w:shadow="1"/>
          <w:left w:val="single" w:sz="4" w:space="4" w:color="auto" w:shadow="1"/>
          <w:bottom w:val="single" w:sz="4" w:space="1" w:color="auto" w:shadow="1"/>
          <w:right w:val="single" w:sz="4" w:space="4" w:color="auto" w:shadow="1"/>
        </w:pBd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num>
                <m:den>
                  <m:r>
                    <w:rPr>
                      <w:rFonts w:ascii="Cambria Math" w:hAnsi="Cambria Math"/>
                    </w:rPr>
                    <m:t>n</m:t>
                  </m:r>
                </m:den>
              </m:f>
            </m:num>
            <m:den>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r>
                <w:rPr>
                  <w:rFonts w:ascii="Cambria Math" w:hAnsi="Cambria Math"/>
                </w:rPr>
                <m:t>-</m:t>
              </m:r>
              <m:f>
                <m:fPr>
                  <m:ctrlPr>
                    <w:rPr>
                      <w:rFonts w:ascii="Cambria Math" w:hAnsi="Cambria Math"/>
                      <w:i/>
                    </w:rPr>
                  </m:ctrlPr>
                </m:fPr>
                <m:num>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num>
                <m:den>
                  <m:r>
                    <w:rPr>
                      <w:rFonts w:ascii="Cambria Math" w:hAnsi="Cambria Math"/>
                    </w:rPr>
                    <m:t>n</m:t>
                  </m:r>
                </m:den>
              </m:f>
            </m:den>
          </m:f>
        </m:oMath>
      </m:oMathPara>
    </w:p>
    <w:p w14:paraId="34B55364" w14:textId="77777777" w:rsidR="00DF2342" w:rsidRPr="00E43BB4" w:rsidRDefault="00DF2342" w:rsidP="00200098">
      <w:pPr>
        <w:keepNext/>
        <w:keepLines/>
        <w:pBdr>
          <w:top w:val="single" w:sz="4" w:space="1" w:color="auto" w:shadow="1"/>
          <w:left w:val="single" w:sz="4" w:space="4" w:color="auto" w:shadow="1"/>
          <w:bottom w:val="single" w:sz="4" w:space="1" w:color="auto" w:shadow="1"/>
          <w:right w:val="single" w:sz="4" w:space="4" w:color="auto" w:shadow="1"/>
        </w:pBdr>
      </w:pPr>
    </w:p>
    <w:p w14:paraId="3E4C553E" w14:textId="77777777" w:rsidR="00B86FBF" w:rsidRDefault="00B86FBF" w:rsidP="00651A8B"/>
    <w:p w14:paraId="5FA32002" w14:textId="36E52BDD" w:rsidR="00F06877" w:rsidRDefault="00B36F0B" w:rsidP="00651A8B">
      <w:r>
        <w:t>There are some things to note</w:t>
      </w:r>
      <w:proofErr w:type="gramStart"/>
      <w:r>
        <w:t>;</w:t>
      </w:r>
      <w:proofErr w:type="gramEnd"/>
    </w:p>
    <w:p w14:paraId="2DA2DFCE" w14:textId="057DCA95" w:rsidR="00B36F0B" w:rsidRDefault="007952B2" w:rsidP="00B36F0B">
      <w:pPr>
        <w:pStyle w:val="ListParagraph"/>
        <w:numPr>
          <w:ilvl w:val="0"/>
          <w:numId w:val="3"/>
        </w:numPr>
      </w:p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w</m:t>
                </m:r>
              </m:e>
            </m:acc>
          </m:e>
          <m:sub>
            <m:r>
              <m:rPr>
                <m:sty m:val="p"/>
              </m:rPr>
              <w:rPr>
                <w:rFonts w:ascii="Cambria Math" w:hAnsi="Cambria Math"/>
              </w:rPr>
              <m:t>0</m:t>
            </m:r>
          </m:sub>
        </m:sSub>
      </m:oMath>
      <w:r w:rsidR="00B36F0B">
        <w:t xml:space="preserve"> </w:t>
      </w:r>
      <w:proofErr w:type="gramStart"/>
      <w:r w:rsidR="00B36F0B">
        <w:t>is</w:t>
      </w:r>
      <w:proofErr w:type="gramEnd"/>
      <w:r w:rsidR="00B36F0B">
        <w:t xml:space="preserve"> in terms of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oMath>
      <w:r w:rsidR="00B36F0B">
        <w:t xml:space="preserve"> so we want to calculate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oMath>
      <w:r w:rsidR="00B36F0B">
        <w:t xml:space="preserve"> first.</w:t>
      </w:r>
    </w:p>
    <w:p w14:paraId="3F2EE7C2" w14:textId="5BFD0465" w:rsidR="00B36F0B" w:rsidRDefault="00B36F0B" w:rsidP="00B36F0B">
      <w:pPr>
        <w:pStyle w:val="ListParagraph"/>
        <w:numPr>
          <w:ilvl w:val="0"/>
          <w:numId w:val="3"/>
        </w:numPr>
      </w:pPr>
      <w:r>
        <w:t xml:space="preserve">There are only really </w:t>
      </w:r>
      <w:r w:rsidR="007B05C7">
        <w:t xml:space="preserve">4 </w:t>
      </w:r>
      <w:r>
        <w:t>summations we need to calculate, which we can them combine to get our values;</w:t>
      </w:r>
    </w:p>
    <w:p w14:paraId="45D16615" w14:textId="37735321" w:rsidR="00B36F0B" w:rsidRDefault="007952B2" w:rsidP="00B36F0B">
      <w:pPr>
        <w:pStyle w:val="ListParagraph"/>
        <w:numPr>
          <w:ilvl w:val="1"/>
          <w:numId w:val="3"/>
        </w:numPr>
        <w:spacing w:line="360" w:lineRule="auto"/>
      </w:pPr>
      <m:oMath>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w:r w:rsidR="001D04C1">
        <w:t xml:space="preserve"> </w:t>
      </w:r>
      <w:proofErr w:type="gramStart"/>
      <w:r w:rsidR="00CF140A">
        <w:t>is</w:t>
      </w:r>
      <w:proofErr w:type="gramEnd"/>
      <w:r w:rsidR="00CF140A">
        <w:t xml:space="preserve"> the sum of y values</w:t>
      </w:r>
    </w:p>
    <w:p w14:paraId="215C44E7" w14:textId="4504A4F1" w:rsidR="00B36F0B" w:rsidRDefault="007952B2" w:rsidP="00B36F0B">
      <w:pPr>
        <w:pStyle w:val="ListParagraph"/>
        <w:numPr>
          <w:ilvl w:val="1"/>
          <w:numId w:val="3"/>
        </w:numPr>
        <w:spacing w:line="360" w:lineRule="auto"/>
      </w:pPr>
      <m:oMath>
        <m:nary>
          <m:naryPr>
            <m:chr m:val="∑"/>
            <m:limLoc m:val="undOvr"/>
            <m:ctrlPr>
              <w:rPr>
                <w:rFonts w:ascii="Cambria Math" w:hAnsi="Cambria Math"/>
              </w:rPr>
            </m:ctrlPr>
          </m:naryPr>
          <m:sub>
            <m:r>
              <m:rPr>
                <m:sty m:val="p"/>
              </m:rPr>
              <w:rPr>
                <w:rFonts w:ascii="Cambria Math" w:hAnsi="Cambria Math"/>
              </w:rPr>
              <m:t>i</m:t>
            </m:r>
            <w:ins w:id="2" w:author="default" w:date="2016-10-26T16:06:00Z">
              <m:r>
                <m:rPr>
                  <m:sty m:val="p"/>
                </m:rPr>
                <w:rPr>
                  <w:rFonts w:ascii="Cambria Math" w:hAnsi="Cambria Math"/>
                </w:rPr>
                <m:t>=</m:t>
              </m:r>
            </w:ins>
            <w:del w:id="3" w:author="default" w:date="2016-10-26T16:06:00Z">
              <m:r>
                <m:rPr>
                  <m:sty m:val="p"/>
                </m:rPr>
                <w:rPr>
                  <w:rFonts w:ascii="Cambria Math" w:hAnsi="Cambria Math"/>
                </w:rPr>
                <m:t>-</m:t>
              </m:r>
            </w:del>
            <m:r>
              <m:rPr>
                <m:sty m:val="p"/>
              </m:rPr>
              <w:rPr>
                <w:rFonts w:ascii="Cambria Math" w:hAnsi="Cambria Math"/>
              </w:rPr>
              <m:t>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oMath>
      <w:r w:rsidR="00CF140A">
        <w:t xml:space="preserve"> </w:t>
      </w:r>
      <w:proofErr w:type="gramStart"/>
      <w:r w:rsidR="001D04C1">
        <w:t>is</w:t>
      </w:r>
      <w:proofErr w:type="gramEnd"/>
      <w:r w:rsidR="001D04C1">
        <w:t xml:space="preserve"> the sum of x values</w:t>
      </w:r>
    </w:p>
    <w:p w14:paraId="01E7C9F3" w14:textId="2E523F54" w:rsidR="00B36F0B" w:rsidRDefault="007952B2" w:rsidP="00B36F0B">
      <w:pPr>
        <w:pStyle w:val="ListParagraph"/>
        <w:numPr>
          <w:ilvl w:val="1"/>
          <w:numId w:val="3"/>
        </w:numPr>
        <w:spacing w:line="360" w:lineRule="auto"/>
      </w:pPr>
      <m:oMath>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oMath>
      <w:r w:rsidR="00745E50">
        <w:t xml:space="preserve"> </w:t>
      </w:r>
      <w:proofErr w:type="gramStart"/>
      <w:r w:rsidR="00745E50">
        <w:t>this</w:t>
      </w:r>
      <w:proofErr w:type="gramEnd"/>
      <w:r w:rsidR="00745E50">
        <w:t xml:space="preserve"> is</w:t>
      </w:r>
      <w:r w:rsidR="00CF140A">
        <w:t xml:space="preserve"> the sum of x*y</w:t>
      </w:r>
    </w:p>
    <w:p w14:paraId="217E3482" w14:textId="129E04F9" w:rsidR="00B36F0B" w:rsidRDefault="007952B2" w:rsidP="00B36F0B">
      <w:pPr>
        <w:pStyle w:val="ListParagraph"/>
        <w:numPr>
          <w:ilvl w:val="1"/>
          <w:numId w:val="3"/>
        </w:numPr>
        <w:spacing w:line="360" w:lineRule="auto"/>
      </w:pPr>
      <m:oMath>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rsidR="00745E50">
        <w:t xml:space="preserve"> </w:t>
      </w:r>
      <w:proofErr w:type="gramStart"/>
      <w:r w:rsidR="00745E50">
        <w:t>this</w:t>
      </w:r>
      <w:proofErr w:type="gramEnd"/>
      <w:r w:rsidR="00745E50">
        <w:t xml:space="preserve"> is the sum of x squared</w:t>
      </w:r>
    </w:p>
    <w:p w14:paraId="6BC8DD1F" w14:textId="4BBDE224" w:rsidR="00B36F0B" w:rsidRDefault="007952B2" w:rsidP="00055727">
      <w:pPr>
        <w:pStyle w:val="ListParagraph"/>
        <w:numPr>
          <w:ilvl w:val="0"/>
          <w:numId w:val="3"/>
        </w:numPr>
      </w:pPr>
      <m:oMath>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num>
          <m:den>
            <m:r>
              <m:rPr>
                <m:sty m:val="p"/>
              </m:rPr>
              <w:rPr>
                <w:rFonts w:ascii="Cambria Math" w:hAnsi="Cambria Math"/>
              </w:rPr>
              <m:t>n</m:t>
            </m:r>
          </m:den>
        </m:f>
      </m:oMath>
      <w:r w:rsidR="00055727">
        <w:t xml:space="preserve"> </w:t>
      </w:r>
      <w:proofErr w:type="gramStart"/>
      <w:r w:rsidR="00055727">
        <w:t>is</w:t>
      </w:r>
      <w:proofErr w:type="gramEnd"/>
      <w:r w:rsidR="00055727">
        <w:t xml:space="preserve"> the mean of our observations.  In our house example, the average house price of the houses in the training set.</w:t>
      </w:r>
    </w:p>
    <w:p w14:paraId="48482265" w14:textId="34633DB3" w:rsidR="00055727" w:rsidRDefault="007952B2" w:rsidP="00055727">
      <w:pPr>
        <w:pStyle w:val="ListParagraph"/>
        <w:numPr>
          <w:ilvl w:val="0"/>
          <w:numId w:val="3"/>
        </w:numPr>
      </w:p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w</m:t>
                </m:r>
              </m:e>
            </m:acc>
          </m:e>
          <m:sub>
            <m:r>
              <m:rPr>
                <m:sty m:val="p"/>
              </m:rPr>
              <w:rPr>
                <w:rFonts w:ascii="Cambria Math" w:hAnsi="Cambria Math"/>
              </w:rPr>
              <m:t>1</m:t>
            </m:r>
          </m:sub>
        </m:sSub>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num>
          <m:den>
            <m:r>
              <m:rPr>
                <m:sty m:val="p"/>
              </m:rPr>
              <w:rPr>
                <w:rFonts w:ascii="Cambria Math" w:hAnsi="Cambria Math"/>
              </w:rPr>
              <m:t>n</m:t>
            </m:r>
          </m:den>
        </m:f>
      </m:oMath>
      <w:r w:rsidR="00055727">
        <w:t xml:space="preserve"> </w:t>
      </w:r>
      <w:proofErr w:type="gramStart"/>
      <w:r w:rsidR="00055727">
        <w:t>is</w:t>
      </w:r>
      <w:proofErr w:type="gramEnd"/>
      <w:r w:rsidR="00055727">
        <w:t xml:space="preserve"> the slope</w:t>
      </w:r>
      <w:r w:rsidR="006D59CD">
        <w:t xml:space="preserve"> times the mean of our features. In our house example, the mean of the features is</w:t>
      </w:r>
      <w:r w:rsidR="00055727">
        <w:t xml:space="preserve"> the average square footage of the houses in the training set.</w:t>
      </w:r>
    </w:p>
    <w:p w14:paraId="4B2CC2FC" w14:textId="77777777" w:rsidR="00055727" w:rsidRDefault="00055727" w:rsidP="00CF140A">
      <w:pPr>
        <w:keepNext/>
        <w:keepLines/>
      </w:pPr>
    </w:p>
    <w:p w14:paraId="446757C5" w14:textId="3174A17F" w:rsidR="00B36F0B" w:rsidRDefault="00CF140A" w:rsidP="000F4A24">
      <w:pPr>
        <w:keepNext/>
        <w:keepLines/>
      </w:pPr>
      <w:r>
        <w:t>So the slope is given by</w:t>
      </w:r>
      <w:r w:rsidR="00A80C83">
        <w:t xml:space="preserve"> numerator/denominator</w:t>
      </w:r>
      <w:proofErr w:type="gramStart"/>
      <w:r>
        <w:t>;</w:t>
      </w:r>
      <w:proofErr w:type="gramEnd"/>
    </w:p>
    <w:p w14:paraId="1ECFCD41" w14:textId="77777777" w:rsidR="00CF140A" w:rsidRDefault="00CF140A" w:rsidP="000F4A24">
      <w:pPr>
        <w:keepNext/>
        <w:keepLines/>
        <w:ind w:left="720"/>
      </w:pPr>
      <w:proofErr w:type="gramStart"/>
      <w:r>
        <w:t>numerator</w:t>
      </w:r>
      <w:proofErr w:type="gramEnd"/>
      <w:r>
        <w:t xml:space="preserve"> = (sum of X*Y) - (1/N)*((sum of X) * (sum of Y))</w:t>
      </w:r>
    </w:p>
    <w:p w14:paraId="5292D5C8" w14:textId="2501FC00" w:rsidR="00CF140A" w:rsidRDefault="00CF140A" w:rsidP="000F4A24">
      <w:pPr>
        <w:keepNext/>
        <w:keepLines/>
        <w:ind w:left="720"/>
      </w:pPr>
      <w:proofErr w:type="gramStart"/>
      <w:r>
        <w:t>denominator</w:t>
      </w:r>
      <w:proofErr w:type="gramEnd"/>
      <w:r>
        <w:t xml:space="preserve"> = (sum of X^2) - (1/N)*((sum of X) * (sum of X))</w:t>
      </w:r>
    </w:p>
    <w:p w14:paraId="582D471E" w14:textId="77777777" w:rsidR="00CF140A" w:rsidRDefault="00CF140A" w:rsidP="000F4A24">
      <w:pPr>
        <w:keepNext/>
        <w:keepLines/>
      </w:pPr>
    </w:p>
    <w:p w14:paraId="5C0E2FCD" w14:textId="4877EAEA" w:rsidR="00CF140A" w:rsidRDefault="00CF140A" w:rsidP="000F4A24">
      <w:pPr>
        <w:keepNext/>
        <w:keepLines/>
      </w:pPr>
      <w:r>
        <w:t>We can divide both the numerator and denominator by N (essentially multiplying the ratio by 1, which does not change anything) to reformulate in terms of means (sums/N)</w:t>
      </w:r>
      <w:proofErr w:type="gramStart"/>
      <w:r>
        <w:t>;</w:t>
      </w:r>
      <w:proofErr w:type="gramEnd"/>
    </w:p>
    <w:p w14:paraId="3C3416A7" w14:textId="77777777" w:rsidR="00CF140A" w:rsidRDefault="00CF140A" w:rsidP="000F4A24">
      <w:pPr>
        <w:keepNext/>
        <w:keepLines/>
        <w:ind w:left="720"/>
      </w:pPr>
      <w:proofErr w:type="gramStart"/>
      <w:r>
        <w:t>numerator</w:t>
      </w:r>
      <w:proofErr w:type="gramEnd"/>
      <w:r>
        <w:t xml:space="preserve"> = (mean of X * Y) - (mean of X)*(mean of Y)</w:t>
      </w:r>
    </w:p>
    <w:p w14:paraId="3187F968" w14:textId="3555E04E" w:rsidR="00CF140A" w:rsidRDefault="00CF140A" w:rsidP="000F4A24">
      <w:pPr>
        <w:keepNext/>
        <w:keepLines/>
        <w:ind w:left="720"/>
      </w:pPr>
      <w:proofErr w:type="gramStart"/>
      <w:r>
        <w:t>denominator</w:t>
      </w:r>
      <w:proofErr w:type="gramEnd"/>
      <w:r>
        <w:t xml:space="preserve"> = (mean of X^2) - (mean of X)*(mean of X)</w:t>
      </w:r>
    </w:p>
    <w:p w14:paraId="6264407A" w14:textId="77777777" w:rsidR="00A80C83" w:rsidRDefault="00A80C83" w:rsidP="000F4A24">
      <w:pPr>
        <w:keepNext/>
        <w:keepLines/>
      </w:pPr>
    </w:p>
    <w:p w14:paraId="3B0A8321" w14:textId="6E10E3F4" w:rsidR="00A80C83" w:rsidRDefault="00A80C83" w:rsidP="000F4A24">
      <w:pPr>
        <w:keepNext/>
        <w:keepLines/>
      </w:pPr>
      <w:r>
        <w:t>Using the computed slope, the intercept can be calculated</w:t>
      </w:r>
    </w:p>
    <w:p w14:paraId="1D5557AA" w14:textId="66AB735A" w:rsidR="00A80C83" w:rsidRDefault="00A80C83" w:rsidP="000F4A24">
      <w:pPr>
        <w:keepNext/>
        <w:keepLines/>
        <w:ind w:left="720"/>
      </w:pPr>
      <w:proofErr w:type="gramStart"/>
      <w:r w:rsidRPr="00A80C83">
        <w:t>intercept</w:t>
      </w:r>
      <w:proofErr w:type="gramEnd"/>
      <w:r w:rsidRPr="00A80C83">
        <w:t xml:space="preserve"> = (mean of Y) - slope * (mean of X)</w:t>
      </w:r>
    </w:p>
    <w:p w14:paraId="74347F69" w14:textId="77777777" w:rsidR="00745F6C" w:rsidRDefault="00745F6C" w:rsidP="000F4A24">
      <w:pPr>
        <w:keepNext/>
        <w:keepLines/>
      </w:pPr>
    </w:p>
    <w:p w14:paraId="1D08C99F" w14:textId="77777777" w:rsidR="00745F6C" w:rsidRDefault="00745F6C" w:rsidP="004B4E93"/>
    <w:p w14:paraId="074ABE0E" w14:textId="28D15A09" w:rsidR="00055727" w:rsidRDefault="00055727" w:rsidP="004B4E93">
      <w:pPr>
        <w:pStyle w:val="Heading2"/>
      </w:pPr>
      <w:r>
        <w:t xml:space="preserve">Approach 2: </w:t>
      </w:r>
      <w:r w:rsidRPr="00D279ED">
        <w:t>Gradient Descent</w:t>
      </w:r>
      <w:r>
        <w:t xml:space="preserve"> of </w:t>
      </w:r>
      <w:proofErr w:type="gramStart"/>
      <w:r>
        <w:t>RSS(</w:t>
      </w:r>
      <w:proofErr w:type="gramEnd"/>
      <w:r>
        <w:t>w)</w:t>
      </w:r>
    </w:p>
    <w:p w14:paraId="06027F11" w14:textId="498138E2" w:rsidR="00055727" w:rsidRDefault="00AA2152" w:rsidP="004B4E93">
      <w:pPr>
        <w:keepNext/>
        <w:keepLines/>
      </w:pPr>
      <w:r>
        <w:t>Remember the gradient for our residual sum of squares function is given by</w:t>
      </w:r>
      <w:proofErr w:type="gramStart"/>
      <w:r>
        <w:t>;</w:t>
      </w:r>
      <w:proofErr w:type="gramEnd"/>
    </w:p>
    <w:p w14:paraId="0C0C28AD" w14:textId="77777777" w:rsidR="00AA2152" w:rsidRDefault="00AA2152" w:rsidP="004B4E93">
      <w:pPr>
        <w:keepNext/>
        <w:keepLines/>
      </w:pPr>
    </w:p>
    <w:p w14:paraId="4EB8E6E1" w14:textId="77777777" w:rsidR="00AA2152" w:rsidRDefault="00AA2152" w:rsidP="004B4E93">
      <w:pPr>
        <w:keepNext/>
        <w:keepLines/>
      </w:pPr>
      <m:oMathPara>
        <m:oMath>
          <m:r>
            <m:rPr>
              <m:sty m:val="p"/>
            </m:rPr>
            <w:rPr>
              <w:rFonts w:ascii="Cambria Math" w:hAnsi="Cambria Math"/>
            </w:rPr>
            <m:t>∇</m:t>
          </m:r>
          <m:r>
            <w:rPr>
              <w:rFonts w:ascii="Cambria Math" w:hAnsi="Cambria Math"/>
            </w:rPr>
            <m:t>RSS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nary>
                  </m:e>
                </m:mr>
                <m:mr>
                  <m:e>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e>
                    </m:nary>
                    <m:sSub>
                      <m:sSubPr>
                        <m:ctrlPr>
                          <w:rPr>
                            <w:rFonts w:ascii="Cambria Math" w:hAnsi="Cambria Math"/>
                            <w:i/>
                          </w:rPr>
                        </m:ctrlPr>
                      </m:sSubPr>
                      <m:e>
                        <m:r>
                          <w:rPr>
                            <w:rFonts w:ascii="Cambria Math" w:hAnsi="Cambria Math"/>
                          </w:rPr>
                          <m:t>x</m:t>
                        </m:r>
                      </m:e>
                      <m:sub>
                        <m:r>
                          <w:rPr>
                            <w:rFonts w:ascii="Cambria Math" w:hAnsi="Cambria Math"/>
                          </w:rPr>
                          <m:t>i</m:t>
                        </m:r>
                      </m:sub>
                    </m:sSub>
                  </m:e>
                </m:mr>
              </m:m>
            </m:e>
          </m:d>
        </m:oMath>
      </m:oMathPara>
    </w:p>
    <w:p w14:paraId="7D700D3D" w14:textId="77777777" w:rsidR="00AA2152" w:rsidRDefault="00AA2152" w:rsidP="004B4E93">
      <w:pPr>
        <w:keepNext/>
        <w:keepLines/>
      </w:pPr>
    </w:p>
    <w:p w14:paraId="267E1A2F" w14:textId="19A64696" w:rsidR="00AA2152" w:rsidRDefault="007952B2" w:rsidP="004B4E93">
      <w:pPr>
        <w:keepNext/>
        <w:keepLines/>
        <w:ind w:left="1440" w:hanging="144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AA2152">
        <w:t xml:space="preserve"> </w:t>
      </w:r>
      <w:r w:rsidR="00AA2152">
        <w:tab/>
      </w:r>
      <w:proofErr w:type="gramStart"/>
      <w:r w:rsidR="00AA2152">
        <w:t>is</w:t>
      </w:r>
      <w:proofErr w:type="gramEnd"/>
      <w:r w:rsidR="00AA2152">
        <w:t xml:space="preserve"> our observed value.  In our house example, it is the actual price of the house </w:t>
      </w:r>
      <w:proofErr w:type="spellStart"/>
      <w:r w:rsidR="00AA2152">
        <w:t>i</w:t>
      </w:r>
      <w:proofErr w:type="spellEnd"/>
      <w:r w:rsidR="00AA2152">
        <w:t>.</w:t>
      </w:r>
    </w:p>
    <w:p w14:paraId="21DA5294" w14:textId="1C0C6CAA" w:rsidR="00AA2152" w:rsidRDefault="007952B2" w:rsidP="004B4E93">
      <w:pPr>
        <w:keepNext/>
        <w:keepLines/>
        <w:ind w:left="1440" w:hanging="1440"/>
      </w:pP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AA2152">
        <w:t xml:space="preserve"> </w:t>
      </w:r>
      <w:r w:rsidR="00AA2152">
        <w:tab/>
      </w:r>
      <w:proofErr w:type="gramStart"/>
      <w:r w:rsidR="00AA2152">
        <w:t>is</w:t>
      </w:r>
      <w:proofErr w:type="gramEnd"/>
      <w:r w:rsidR="00AA2152">
        <w:t xml:space="preserve"> </w:t>
      </w:r>
      <w:r w:rsidR="004B2102">
        <w:t xml:space="preserve">the </w:t>
      </w:r>
      <w:r w:rsidR="00AA2152">
        <w:t>function of the line that produces</w:t>
      </w:r>
      <w:r w:rsidR="004B2102">
        <w:t xml:space="preserve"> a prediction</w:t>
      </w:r>
      <w:r w:rsidR="00AA2152">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AA2152">
        <w:t xml:space="preserve"> given a value for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AA2152">
        <w:t xml:space="preserve">.  In the case of our house example,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AA2152">
        <w:t xml:space="preserve"> would be the square footage of the house </w:t>
      </w:r>
      <w:proofErr w:type="spellStart"/>
      <w:r w:rsidR="00AA2152">
        <w:t>i</w:t>
      </w:r>
      <w:proofErr w:type="spellEnd"/>
      <w:r w:rsidR="00AA2152">
        <w:t>.</w:t>
      </w:r>
    </w:p>
    <w:p w14:paraId="0D1260AD" w14:textId="77777777" w:rsidR="005A70A4" w:rsidRDefault="005A70A4" w:rsidP="004B4E93">
      <w:pPr>
        <w:ind w:left="1440" w:hanging="1440"/>
      </w:pPr>
    </w:p>
    <w:p w14:paraId="15137A55" w14:textId="346D908D" w:rsidR="005A70A4" w:rsidRDefault="005A70A4" w:rsidP="005A70A4">
      <w:pPr>
        <w:keepNext/>
        <w:keepLines/>
      </w:pPr>
      <w:r>
        <w:t>We can make this notation more succinct by substituting the line equation with the notation</w:t>
      </w:r>
      <w:r w:rsidR="00A55286">
        <w:t xml:space="preserve"> for the predicted value for y</w:t>
      </w:r>
      <w:proofErr w:type="gramStart"/>
      <w:r w:rsidR="00A55286">
        <w:t>;</w:t>
      </w:r>
      <w:proofErr w:type="gramEnd"/>
    </w:p>
    <w:p w14:paraId="421DB5D2" w14:textId="77777777" w:rsidR="00A55286" w:rsidRDefault="00A55286" w:rsidP="005A70A4">
      <w:pPr>
        <w:keepNext/>
        <w:keepLines/>
      </w:pPr>
    </w:p>
    <w:p w14:paraId="0C45EEF8" w14:textId="4DFB70A8" w:rsidR="005A70A4" w:rsidRPr="00A55286" w:rsidRDefault="007952B2" w:rsidP="005A70A4">
      <w:pPr>
        <w:keepNext/>
        <w:keepLines/>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08D51C7F" w14:textId="77777777" w:rsidR="00A55286" w:rsidRDefault="00A55286" w:rsidP="005A70A4">
      <w:pPr>
        <w:keepNext/>
        <w:keepLines/>
      </w:pPr>
    </w:p>
    <w:p w14:paraId="72B2FA7E" w14:textId="2058AD88" w:rsidR="00A55286" w:rsidRDefault="00A55286" w:rsidP="005A70A4">
      <w:pPr>
        <w:keepNext/>
        <w:keepLines/>
      </w:pPr>
      <w:proofErr w:type="gramStart"/>
      <w:r>
        <w:t>or</w:t>
      </w:r>
      <w:proofErr w:type="gramEnd"/>
      <w:r>
        <w:t xml:space="preserve"> for the t-</w:t>
      </w:r>
      <w:proofErr w:type="spellStart"/>
      <w:r>
        <w:t>th</w:t>
      </w:r>
      <w:proofErr w:type="spellEnd"/>
      <w:r>
        <w:t xml:space="preserve"> iteration of the gradient descent the prediction is;</w:t>
      </w:r>
    </w:p>
    <w:p w14:paraId="5740A31E" w14:textId="77777777" w:rsidR="00A55286" w:rsidRDefault="00A55286" w:rsidP="005A70A4">
      <w:pPr>
        <w:keepNext/>
        <w:keepLines/>
      </w:pPr>
    </w:p>
    <w:p w14:paraId="61BB0C3D" w14:textId="63BBEA8E" w:rsidR="00A55286" w:rsidRPr="00A55286" w:rsidRDefault="007952B2" w:rsidP="00A55286">
      <w:pPr>
        <w:keepNext/>
        <w:keepLines/>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m:t>
              </m:r>
              <m:r>
                <w:rPr>
                  <w:rFonts w:ascii="Cambria Math" w:hAnsi="Cambria Math"/>
                </w:rPr>
                <m:t>t</m:t>
              </m:r>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m:t>
                  </m:r>
                  <m:r>
                    <w:rPr>
                      <w:rFonts w:ascii="Cambria Math" w:hAnsi="Cambria Math"/>
                    </w:rPr>
                    <m:t>t</m:t>
                  </m:r>
                  <m:r>
                    <w:rPr>
                      <w:rFonts w:ascii="Cambria Math" w:hAnsi="Cambria Math"/>
                    </w:rPr>
                    <m:t>)</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m:t>
                  </m:r>
                  <m:r>
                    <w:rPr>
                      <w:rFonts w:ascii="Cambria Math" w:hAnsi="Cambria Math"/>
                    </w:rPr>
                    <m:t>t</m:t>
                  </m:r>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5A2A1C81" w14:textId="77777777" w:rsidR="00A55286" w:rsidRDefault="00A55286" w:rsidP="005A70A4">
      <w:pPr>
        <w:keepNext/>
        <w:keepLines/>
      </w:pPr>
    </w:p>
    <w:p w14:paraId="17529EF7" w14:textId="26061BC2" w:rsidR="00A55286" w:rsidRDefault="00A55286" w:rsidP="005A70A4">
      <w:pPr>
        <w:keepNext/>
        <w:keepLines/>
      </w:pPr>
      <w:r>
        <w:t>So re-writing the gradient for the RSS function</w:t>
      </w:r>
      <w:proofErr w:type="gramStart"/>
      <w:r>
        <w:t>;</w:t>
      </w:r>
      <w:proofErr w:type="gramEnd"/>
    </w:p>
    <w:p w14:paraId="536D5FEE" w14:textId="77777777" w:rsidR="00A55286" w:rsidRDefault="00A55286" w:rsidP="005A70A4">
      <w:pPr>
        <w:keepNext/>
        <w:keepLines/>
      </w:pPr>
    </w:p>
    <w:p w14:paraId="307E0D7C" w14:textId="1699E6C9" w:rsidR="00A55286" w:rsidRPr="004B4E93" w:rsidRDefault="00A55286" w:rsidP="00A55286">
      <m:oMathPara>
        <m:oMath>
          <m:r>
            <m:rPr>
              <m:sty m:val="p"/>
            </m:rPr>
            <w:rPr>
              <w:rFonts w:ascii="Cambria Math" w:hAnsi="Cambria Math"/>
            </w:rPr>
            <m:t>∇</m:t>
          </m:r>
          <m:r>
            <w:rPr>
              <w:rFonts w:ascii="Cambria Math" w:hAnsi="Cambria Math"/>
            </w:rPr>
            <m:t>RSS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(t)</m:t>
                            </m:r>
                          </m:sup>
                        </m:sSubSup>
                      </m:e>
                    </m:nary>
                  </m:e>
                </m:mr>
                <m:mr>
                  <m:e>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(t)</m:t>
                            </m:r>
                          </m:sup>
                        </m:sSubSup>
                      </m:e>
                    </m:nary>
                    <m:sSub>
                      <m:sSubPr>
                        <m:ctrlPr>
                          <w:rPr>
                            <w:rFonts w:ascii="Cambria Math" w:hAnsi="Cambria Math"/>
                            <w:i/>
                          </w:rPr>
                        </m:ctrlPr>
                      </m:sSubPr>
                      <m:e>
                        <m:r>
                          <w:rPr>
                            <w:rFonts w:ascii="Cambria Math" w:hAnsi="Cambria Math"/>
                          </w:rPr>
                          <m:t>x</m:t>
                        </m:r>
                      </m:e>
                      <m:sub>
                        <m:r>
                          <w:rPr>
                            <w:rFonts w:ascii="Cambria Math" w:hAnsi="Cambria Math"/>
                          </w:rPr>
                          <m:t>i</m:t>
                        </m:r>
                      </m:sub>
                    </m:sSub>
                  </m:e>
                </m:mr>
              </m:m>
            </m:e>
          </m:d>
        </m:oMath>
      </m:oMathPara>
    </w:p>
    <w:p w14:paraId="0B5853C5" w14:textId="77777777" w:rsidR="004B4E93" w:rsidRDefault="004B4E93" w:rsidP="00A55286"/>
    <w:p w14:paraId="56926570" w14:textId="77777777" w:rsidR="004B4E93" w:rsidRDefault="004B4E93" w:rsidP="004B4E93"/>
    <w:p w14:paraId="5363A356" w14:textId="77777777" w:rsidR="00A55286" w:rsidRDefault="00A55286" w:rsidP="004B4E93"/>
    <w:p w14:paraId="6E3225AC" w14:textId="5B0CDDD4" w:rsidR="000971AE" w:rsidRDefault="000971AE" w:rsidP="004B4E93">
      <w:r>
        <w:t>So the gradient descent algorithm is</w:t>
      </w:r>
    </w:p>
    <w:p w14:paraId="4DA1AA69" w14:textId="77777777" w:rsidR="0035170D" w:rsidRDefault="0035170D" w:rsidP="004B4E93"/>
    <w:p w14:paraId="14DC1B38" w14:textId="652EB4DA" w:rsidR="000971AE" w:rsidRPr="0035170D" w:rsidRDefault="000A3D11" w:rsidP="004B4E93">
      <w:pPr>
        <w:rPr>
          <w:b/>
        </w:rPr>
      </w:pPr>
      <w:r w:rsidRPr="0035170D">
        <w:rPr>
          <w:b/>
        </w:rPr>
        <w:t>While not converged:</w:t>
      </w:r>
    </w:p>
    <w:p w14:paraId="5146DA51" w14:textId="1256302A" w:rsidR="000A3D11" w:rsidRDefault="007952B2" w:rsidP="004B4E93">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+1)</m:t>
                        </m:r>
                      </m:sup>
                    </m:sSubSup>
                  </m:e>
                </m:mr>
                <m:m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m:t>
                        </m:r>
                        <m:r>
                          <w:rPr>
                            <w:rFonts w:ascii="Cambria Math" w:hAnsi="Cambria Math"/>
                          </w:rPr>
                          <m:t>t</m:t>
                        </m:r>
                        <m:r>
                          <w:rPr>
                            <w:rFonts w:ascii="Cambria Math" w:hAnsi="Cambria Math"/>
                          </w:rPr>
                          <m:t>+1)</m:t>
                        </m:r>
                      </m:sup>
                    </m:sSub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m:t>
                        </m:r>
                      </m:sup>
                    </m:sSubSup>
                  </m:e>
                </m:mr>
                <m:m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m:t>
                        </m:r>
                        <m:r>
                          <w:rPr>
                            <w:rFonts w:ascii="Cambria Math" w:hAnsi="Cambria Math"/>
                          </w:rPr>
                          <m:t>t</m:t>
                        </m:r>
                        <m:r>
                          <w:rPr>
                            <w:rFonts w:ascii="Cambria Math" w:hAnsi="Cambria Math"/>
                          </w:rPr>
                          <m:t>)</m:t>
                        </m:r>
                      </m:sup>
                    </m:sSubSup>
                  </m:e>
                </m:mr>
              </m:m>
            </m:e>
          </m:d>
          <m:r>
            <w:rPr>
              <w:rFonts w:ascii="Cambria Math" w:hAnsi="Cambria Math"/>
            </w:rPr>
            <m:t>-</m:t>
          </m:r>
          <m:r>
            <w:rPr>
              <w:rFonts w:ascii="Cambria Math" w:hAnsi="Cambria Math"/>
            </w:rPr>
            <m:t>η</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r>
                      <w:rPr>
                        <w:rFonts w:ascii="Cambria Math" w:hAnsi="Cambria Math"/>
                      </w:rPr>
                      <m:t>2</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m:t>
                            </m:r>
                            <m:r>
                              <w:rPr>
                                <w:rFonts w:ascii="Cambria Math" w:hAnsi="Cambria Math"/>
                              </w:rPr>
                              <m:t>t</m:t>
                            </m:r>
                            <m:r>
                              <w:rPr>
                                <w:rFonts w:ascii="Cambria Math" w:hAnsi="Cambria Math"/>
                              </w:rPr>
                              <m:t>)</m:t>
                            </m:r>
                          </m:sup>
                        </m:sSubSup>
                      </m:e>
                    </m:nary>
                  </m:e>
                </m:mr>
                <m:mr>
                  <m:e>
                    <m:r>
                      <w:rPr>
                        <w:rFonts w:ascii="Cambria Math" w:hAnsi="Cambria Math"/>
                      </w:rPr>
                      <m:t>-</m:t>
                    </m:r>
                    <m:r>
                      <w:rPr>
                        <w:rFonts w:ascii="Cambria Math" w:hAnsi="Cambria Math"/>
                      </w:rPr>
                      <m:t>2</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m:t>
                            </m:r>
                            <m:r>
                              <w:rPr>
                                <w:rFonts w:ascii="Cambria Math" w:hAnsi="Cambria Math"/>
                              </w:rPr>
                              <m:t>t</m:t>
                            </m:r>
                            <m:r>
                              <w:rPr>
                                <w:rFonts w:ascii="Cambria Math" w:hAnsi="Cambria Math"/>
                              </w:rPr>
                              <m:t>)</m:t>
                            </m:r>
                          </m:sup>
                        </m:sSubSup>
                      </m:e>
                    </m:nary>
                    <m:sSub>
                      <m:sSubPr>
                        <m:ctrlPr>
                          <w:rPr>
                            <w:rFonts w:ascii="Cambria Math" w:hAnsi="Cambria Math"/>
                            <w:i/>
                          </w:rPr>
                        </m:ctrlPr>
                      </m:sSubPr>
                      <m:e>
                        <m:r>
                          <w:rPr>
                            <w:rFonts w:ascii="Cambria Math" w:hAnsi="Cambria Math"/>
                          </w:rPr>
                          <m:t>x</m:t>
                        </m:r>
                      </m:e>
                      <m:sub>
                        <m:r>
                          <w:rPr>
                            <w:rFonts w:ascii="Cambria Math" w:hAnsi="Cambria Math"/>
                          </w:rPr>
                          <m:t>i</m:t>
                        </m:r>
                      </m:sub>
                    </m:sSub>
                  </m:e>
                </m:mr>
              </m:m>
            </m:e>
          </m:d>
        </m:oMath>
      </m:oMathPara>
    </w:p>
    <w:p w14:paraId="6CB2C595" w14:textId="77777777" w:rsidR="00AA2152" w:rsidRDefault="00AA2152" w:rsidP="004B4E93">
      <w:pPr>
        <w:ind w:left="1440" w:hanging="1440"/>
      </w:pPr>
    </w:p>
    <w:p w14:paraId="4BDCF16D" w14:textId="283CF442" w:rsidR="000A3D11" w:rsidRDefault="000A3D11" w:rsidP="004B4E93">
      <w:r>
        <w:t>We can m</w:t>
      </w:r>
      <w:r w:rsidR="00D279ED">
        <w:t xml:space="preserve">ove the constant -2 out and get final formulation for the </w:t>
      </w:r>
      <w:r w:rsidR="00D279ED" w:rsidRPr="00D279ED">
        <w:rPr>
          <w:b/>
        </w:rPr>
        <w:t>gradient descent</w:t>
      </w:r>
      <w:r w:rsidR="00D279ED">
        <w:t xml:space="preserve"> calculation</w:t>
      </w:r>
    </w:p>
    <w:p w14:paraId="7626C174" w14:textId="77777777" w:rsidR="000A3D11" w:rsidRDefault="000A3D11" w:rsidP="004B4E93">
      <w:pPr>
        <w:ind w:left="1440" w:hanging="1440"/>
      </w:pPr>
    </w:p>
    <w:p w14:paraId="4B7B82CB" w14:textId="22D68EA3" w:rsidR="00DF2342" w:rsidRPr="00DF2342" w:rsidRDefault="00DF2342" w:rsidP="0051149C">
      <w:pPr>
        <w:keepNext/>
        <w:keepLines/>
        <w:pBdr>
          <w:top w:val="single" w:sz="4" w:space="1" w:color="auto" w:shadow="1"/>
          <w:left w:val="single" w:sz="4" w:space="4" w:color="auto" w:shadow="1"/>
          <w:bottom w:val="single" w:sz="4" w:space="1" w:color="auto" w:shadow="1"/>
          <w:right w:val="single" w:sz="4" w:space="4" w:color="auto" w:shadow="1"/>
        </w:pBdr>
        <w:rPr>
          <w:rFonts w:ascii="Courier" w:hAnsi="Courier"/>
        </w:rPr>
      </w:pPr>
      <w:r>
        <w:rPr>
          <w:rFonts w:ascii="Courier" w:hAnsi="Courier"/>
        </w:rPr>
        <w:t xml:space="preserve">Simple Linear Regression </w:t>
      </w:r>
      <w:r w:rsidRPr="00DF2342">
        <w:rPr>
          <w:rFonts w:ascii="Courier" w:hAnsi="Courier"/>
        </w:rPr>
        <w:t>Gradient Descent</w:t>
      </w:r>
    </w:p>
    <w:p w14:paraId="5998F1CE" w14:textId="77777777" w:rsidR="00DF2342" w:rsidRDefault="00DF2342" w:rsidP="0051149C">
      <w:pPr>
        <w:keepNext/>
        <w:keepLines/>
        <w:pBdr>
          <w:top w:val="single" w:sz="4" w:space="1" w:color="auto" w:shadow="1"/>
          <w:left w:val="single" w:sz="4" w:space="4" w:color="auto" w:shadow="1"/>
          <w:bottom w:val="single" w:sz="4" w:space="1" w:color="auto" w:shadow="1"/>
          <w:right w:val="single" w:sz="4" w:space="4" w:color="auto" w:shadow="1"/>
        </w:pBdr>
      </w:pPr>
    </w:p>
    <w:p w14:paraId="0CD30790" w14:textId="16D5CAEC" w:rsidR="00DF2342" w:rsidRPr="00DF2342" w:rsidRDefault="00DF2342" w:rsidP="0051149C">
      <w:pPr>
        <w:keepNext/>
        <w:keepLines/>
        <w:pBdr>
          <w:top w:val="single" w:sz="4" w:space="1" w:color="auto" w:shadow="1"/>
          <w:left w:val="single" w:sz="4" w:space="4" w:color="auto" w:shadow="1"/>
          <w:bottom w:val="single" w:sz="4" w:space="1" w:color="auto" w:shadow="1"/>
          <w:right w:val="single" w:sz="4" w:space="4" w:color="auto" w:shadow="1"/>
        </w:pBdr>
        <w:rPr>
          <w:rFonts w:ascii="Courier" w:hAnsi="Courier"/>
          <w:sz w:val="20"/>
          <w:szCs w:val="20"/>
        </w:rPr>
      </w:pPr>
      <w:r w:rsidRPr="00DF2342">
        <w:rPr>
          <w:rFonts w:ascii="Courier" w:hAnsi="Courier"/>
          <w:sz w:val="20"/>
          <w:szCs w:val="20"/>
        </w:rPr>
        <w:t>While not converged:</w:t>
      </w:r>
    </w:p>
    <w:p w14:paraId="2BCA7BA1" w14:textId="329C1F19" w:rsidR="000A3D11" w:rsidRPr="00DF2342" w:rsidRDefault="007952B2" w:rsidP="0051149C">
      <w:pPr>
        <w:keepNext/>
        <w:keepLines/>
        <w:pBdr>
          <w:top w:val="single" w:sz="4" w:space="1" w:color="auto" w:shadow="1"/>
          <w:left w:val="single" w:sz="4" w:space="4" w:color="auto" w:shadow="1"/>
          <w:bottom w:val="single" w:sz="4" w:space="1" w:color="auto" w:shadow="1"/>
          <w:right w:val="single" w:sz="4" w:space="4" w:color="auto" w:shadow="1"/>
        </w:pBd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+1)</m:t>
                        </m:r>
                      </m:sup>
                    </m:sSubSup>
                  </m:e>
                </m:mr>
                <m:m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m:t>
                        </m:r>
                        <m:r>
                          <w:rPr>
                            <w:rFonts w:ascii="Cambria Math" w:hAnsi="Cambria Math"/>
                          </w:rPr>
                          <m:t>t</m:t>
                        </m:r>
                        <m:r>
                          <w:rPr>
                            <w:rFonts w:ascii="Cambria Math" w:hAnsi="Cambria Math"/>
                          </w:rPr>
                          <m:t>+1)</m:t>
                        </m:r>
                      </m:sup>
                    </m:sSub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r>
                          <w:rPr>
                            <w:rFonts w:ascii="Cambria Math" w:hAnsi="Cambria Math"/>
                          </w:rPr>
                          <m:t>t</m:t>
                        </m:r>
                        <m:r>
                          <w:rPr>
                            <w:rFonts w:ascii="Cambria Math" w:hAnsi="Cambria Math"/>
                          </w:rPr>
                          <m:t>)</m:t>
                        </m:r>
                      </m:sup>
                    </m:sSubSup>
                  </m:e>
                </m:mr>
                <m:m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m:t>
                        </m:r>
                        <m:r>
                          <w:rPr>
                            <w:rFonts w:ascii="Cambria Math" w:hAnsi="Cambria Math"/>
                          </w:rPr>
                          <m:t>t</m:t>
                        </m:r>
                        <m:r>
                          <w:rPr>
                            <w:rFonts w:ascii="Cambria Math" w:hAnsi="Cambria Math"/>
                          </w:rPr>
                          <m:t>)</m:t>
                        </m:r>
                      </m:sup>
                    </m:sSubSup>
                  </m:e>
                </m:mr>
              </m:m>
            </m:e>
          </m:d>
          <m:r>
            <w:rPr>
              <w:rFonts w:ascii="Cambria Math" w:hAnsi="Cambria Math"/>
            </w:rPr>
            <m:t>+2</m:t>
          </m:r>
          <m:r>
            <w:rPr>
              <w:rFonts w:ascii="Cambria Math" w:hAnsi="Cambria Math"/>
            </w:rPr>
            <m:t>η</m:t>
          </m:r>
          <m:d>
            <m:dPr>
              <m:begChr m:val="["/>
              <m:endChr m:val="]"/>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m:t>
                            </m:r>
                            <m:r>
                              <w:rPr>
                                <w:rFonts w:ascii="Cambria Math" w:hAnsi="Cambria Math"/>
                              </w:rPr>
                              <m:t>t</m:t>
                            </m:r>
                            <m:r>
                              <w:rPr>
                                <w:rFonts w:ascii="Cambria Math" w:hAnsi="Cambria Math"/>
                              </w:rPr>
                              <m:t>)</m:t>
                            </m:r>
                          </m:sup>
                        </m:sSubSup>
                      </m:e>
                    </m:nary>
                  </m:e>
                </m:mr>
                <m:mr>
                  <m:e>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m:t>
                            </m:r>
                            <m:r>
                              <w:rPr>
                                <w:rFonts w:ascii="Cambria Math" w:hAnsi="Cambria Math"/>
                              </w:rPr>
                              <m:t>t</m:t>
                            </m:r>
                            <m:r>
                              <w:rPr>
                                <w:rFonts w:ascii="Cambria Math" w:hAnsi="Cambria Math"/>
                              </w:rPr>
                              <m:t>)</m:t>
                            </m:r>
                          </m:sup>
                        </m:sSubSup>
                      </m:e>
                    </m:nary>
                    <m:sSub>
                      <m:sSubPr>
                        <m:ctrlPr>
                          <w:rPr>
                            <w:rFonts w:ascii="Cambria Math" w:hAnsi="Cambria Math"/>
                            <w:i/>
                          </w:rPr>
                        </m:ctrlPr>
                      </m:sSubPr>
                      <m:e>
                        <m:r>
                          <w:rPr>
                            <w:rFonts w:ascii="Cambria Math" w:hAnsi="Cambria Math"/>
                          </w:rPr>
                          <m:t>x</m:t>
                        </m:r>
                      </m:e>
                      <m:sub>
                        <m:r>
                          <w:rPr>
                            <w:rFonts w:ascii="Cambria Math" w:hAnsi="Cambria Math"/>
                          </w:rPr>
                          <m:t>i</m:t>
                        </m:r>
                      </m:sub>
                    </m:sSub>
                  </m:e>
                </m:mr>
              </m:m>
            </m:e>
          </m:d>
        </m:oMath>
      </m:oMathPara>
    </w:p>
    <w:p w14:paraId="5C559098" w14:textId="77777777" w:rsidR="00DF2342" w:rsidRDefault="00DF2342" w:rsidP="0051149C">
      <w:pPr>
        <w:keepNext/>
        <w:keepLines/>
        <w:pBdr>
          <w:top w:val="single" w:sz="4" w:space="1" w:color="auto" w:shadow="1"/>
          <w:left w:val="single" w:sz="4" w:space="4" w:color="auto" w:shadow="1"/>
          <w:bottom w:val="single" w:sz="4" w:space="1" w:color="auto" w:shadow="1"/>
          <w:right w:val="single" w:sz="4" w:space="4" w:color="auto" w:shadow="1"/>
        </w:pBdr>
      </w:pPr>
    </w:p>
    <w:p w14:paraId="575AE78F" w14:textId="77777777" w:rsidR="000A3D11" w:rsidRDefault="000A3D11" w:rsidP="004B4E93">
      <w:pPr>
        <w:ind w:left="1440" w:hanging="1440"/>
      </w:pPr>
    </w:p>
    <w:p w14:paraId="6B393B0F" w14:textId="7BB8A471" w:rsidR="0051149C" w:rsidRDefault="00417A23" w:rsidP="004B4E93">
      <w:pPr>
        <w:pStyle w:val="Heading3"/>
      </w:pPr>
      <w:r>
        <w:t xml:space="preserve">Closed-form </w:t>
      </w:r>
      <w:proofErr w:type="spellStart"/>
      <w:r>
        <w:t>vs</w:t>
      </w:r>
      <w:proofErr w:type="spellEnd"/>
      <w:r>
        <w:t xml:space="preserve"> Gradient Descent</w:t>
      </w:r>
    </w:p>
    <w:p w14:paraId="61EDD2B0" w14:textId="74A8B17F" w:rsidR="00417A23" w:rsidRDefault="00417A23" w:rsidP="004B4E93">
      <w:pPr>
        <w:pStyle w:val="ListParagraph"/>
        <w:keepNext/>
        <w:keepLines/>
        <w:numPr>
          <w:ilvl w:val="0"/>
          <w:numId w:val="5"/>
        </w:numPr>
      </w:pPr>
      <w:r>
        <w:t>In many cases, there is no closed form for the gradient, so Gradient Descent is required.</w:t>
      </w:r>
    </w:p>
    <w:p w14:paraId="0F98D178" w14:textId="388C68EA" w:rsidR="00417A23" w:rsidRDefault="00417A23" w:rsidP="004B4E93">
      <w:pPr>
        <w:pStyle w:val="ListParagraph"/>
        <w:keepNext/>
        <w:keepLines/>
        <w:numPr>
          <w:ilvl w:val="0"/>
          <w:numId w:val="5"/>
        </w:numPr>
      </w:pPr>
      <w:r>
        <w:t xml:space="preserve">In some cases, we have many, many coefficients, so calculating </w:t>
      </w:r>
      <w:proofErr w:type="gramStart"/>
      <w:r>
        <w:t xml:space="preserve">the </w:t>
      </w:r>
      <w:proofErr w:type="spellStart"/>
      <w:r>
        <w:t>the</w:t>
      </w:r>
      <w:proofErr w:type="spellEnd"/>
      <w:proofErr w:type="gramEnd"/>
      <w:r>
        <w:t xml:space="preserve"> closed form is difficult even if there is a closed form.</w:t>
      </w:r>
    </w:p>
    <w:p w14:paraId="57B792ED" w14:textId="3C29851B" w:rsidR="00417A23" w:rsidRDefault="00417A23" w:rsidP="004B4E93">
      <w:pPr>
        <w:pStyle w:val="ListParagraph"/>
        <w:keepNext/>
        <w:keepLines/>
        <w:numPr>
          <w:ilvl w:val="0"/>
          <w:numId w:val="5"/>
        </w:numPr>
      </w:pPr>
      <w:r>
        <w:t>The advantage of closed form is that it is not iterative.  We do not need to choose an initial value for the iteration and we do not need to choose a step size.  We simply calculated it directly.</w:t>
      </w:r>
    </w:p>
    <w:p w14:paraId="7DA19DA4" w14:textId="77777777" w:rsidR="00417A23" w:rsidRDefault="00417A23" w:rsidP="00417A23">
      <w:pPr>
        <w:keepNext/>
        <w:keepLines/>
      </w:pPr>
    </w:p>
    <w:p w14:paraId="6718CD27" w14:textId="6E8BB702" w:rsidR="006A732A" w:rsidRDefault="006A732A" w:rsidP="006A732A">
      <w:pPr>
        <w:pStyle w:val="Heading3"/>
      </w:pPr>
      <w:r>
        <w:t>Influence of High Leverage points</w:t>
      </w:r>
    </w:p>
    <w:p w14:paraId="53368B52" w14:textId="7742CD7B" w:rsidR="006A732A" w:rsidRDefault="00F85E76" w:rsidP="00417A23">
      <w:pPr>
        <w:keepNext/>
        <w:keepLines/>
      </w:pPr>
      <w:r>
        <w:t xml:space="preserve">A </w:t>
      </w:r>
      <w:r w:rsidRPr="00F85E76">
        <w:rPr>
          <w:b/>
        </w:rPr>
        <w:t>high leverage point</w:t>
      </w:r>
      <w:r>
        <w:t xml:space="preserve"> is point along the x-axis that is an outlier.  This may or may not affect the fit.  It has the potential, but only influences the fit if it is outside the trend of the other data.</w:t>
      </w:r>
    </w:p>
    <w:p w14:paraId="20E98281" w14:textId="059D5987" w:rsidR="00F85E76" w:rsidRDefault="00F85E76" w:rsidP="00F85E76">
      <w:pPr>
        <w:keepNext/>
        <w:keepLines/>
      </w:pPr>
      <w:r w:rsidRPr="00F85E76">
        <w:t xml:space="preserve">An </w:t>
      </w:r>
      <w:r w:rsidRPr="00F85E76">
        <w:rPr>
          <w:b/>
        </w:rPr>
        <w:t>influential observation</w:t>
      </w:r>
      <w:r w:rsidRPr="00F85E76">
        <w:t xml:space="preserve"> is one where the removal of the point significantly changes the fit</w:t>
      </w:r>
      <w:r>
        <w:t>.  So a high leverage point may be an influential observation and we can test that by taking it out of the dataset and recalculating.</w:t>
      </w:r>
    </w:p>
    <w:p w14:paraId="58D1D9CC" w14:textId="77777777" w:rsidR="00F85E76" w:rsidRDefault="00F85E76" w:rsidP="00F85E76">
      <w:pPr>
        <w:keepNext/>
        <w:keepLines/>
      </w:pPr>
    </w:p>
    <w:p w14:paraId="00805189" w14:textId="5976A048" w:rsidR="00F85E76" w:rsidRDefault="00CB288A" w:rsidP="00F85E76">
      <w:pPr>
        <w:keepNext/>
        <w:keepLines/>
      </w:pPr>
      <w:r>
        <w:t>It is important when fitting data, to look at the data (make visual plots) to see if there are influential observations that you may want to remove to get a better fit for predictive purposes.</w:t>
      </w:r>
    </w:p>
    <w:p w14:paraId="4D47E059" w14:textId="77777777" w:rsidR="00CB288A" w:rsidRDefault="00CB288A" w:rsidP="00F85E76">
      <w:pPr>
        <w:keepNext/>
        <w:keepLines/>
      </w:pPr>
    </w:p>
    <w:p w14:paraId="39C9EEA0" w14:textId="1C92EB9F" w:rsidR="007B2AB6" w:rsidRDefault="00611180" w:rsidP="00F85E76">
      <w:pPr>
        <w:keepNext/>
        <w:keepLines/>
      </w:pPr>
      <w:r>
        <w:t>Asymmetric</w:t>
      </w:r>
      <w:r w:rsidR="007B2AB6">
        <w:t xml:space="preserve"> Cost Functions</w:t>
      </w:r>
    </w:p>
    <w:p w14:paraId="12D43DC1" w14:textId="7F199485" w:rsidR="007B2AB6" w:rsidRPr="00F85E76" w:rsidRDefault="007B2AB6" w:rsidP="00F85E76">
      <w:pPr>
        <w:keepNext/>
        <w:keepLines/>
      </w:pPr>
      <w:r>
        <w:t xml:space="preserve">What if the cost of over-estimating if different than the cost of under-estimating?  In this case we can use something other that </w:t>
      </w:r>
      <w:proofErr w:type="gramStart"/>
      <w:r>
        <w:t>RSS(</w:t>
      </w:r>
      <w:proofErr w:type="gramEnd"/>
      <w:r>
        <w:t>w) to calculate the cost of a fit.</w:t>
      </w:r>
    </w:p>
    <w:p w14:paraId="32D48EC1" w14:textId="785CF32A" w:rsidR="00F85E76" w:rsidRPr="00A574CF" w:rsidRDefault="00F85E76" w:rsidP="00F85E76">
      <w:pPr>
        <w:keepNext/>
        <w:keepLines/>
      </w:pPr>
    </w:p>
    <w:sectPr w:rsidR="00F85E76" w:rsidRPr="00A574CF" w:rsidSect="007773F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5163C3" w14:textId="77777777" w:rsidR="003D009C" w:rsidRDefault="003D009C" w:rsidP="00977631">
      <w:r>
        <w:separator/>
      </w:r>
    </w:p>
  </w:endnote>
  <w:endnote w:type="continuationSeparator" w:id="0">
    <w:p w14:paraId="74D36195" w14:textId="77777777" w:rsidR="003D009C" w:rsidRDefault="003D009C" w:rsidP="00977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5C56EE" w14:textId="77777777" w:rsidR="003D009C" w:rsidRDefault="003D009C" w:rsidP="00977631">
      <w:r>
        <w:separator/>
      </w:r>
    </w:p>
  </w:footnote>
  <w:footnote w:type="continuationSeparator" w:id="0">
    <w:p w14:paraId="159D6BFE" w14:textId="77777777" w:rsidR="003D009C" w:rsidRDefault="003D009C" w:rsidP="0097763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B40B43"/>
    <w:multiLevelType w:val="hybridMultilevel"/>
    <w:tmpl w:val="93EE7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4C5CCE"/>
    <w:multiLevelType w:val="hybridMultilevel"/>
    <w:tmpl w:val="4D74D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69B1CFF"/>
    <w:multiLevelType w:val="hybridMultilevel"/>
    <w:tmpl w:val="51CC63D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9D9742F"/>
    <w:multiLevelType w:val="hybridMultilevel"/>
    <w:tmpl w:val="04EE9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5883762"/>
    <w:multiLevelType w:val="hybridMultilevel"/>
    <w:tmpl w:val="ED7A13B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trackRevision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A8B"/>
    <w:rsid w:val="0001739D"/>
    <w:rsid w:val="00022563"/>
    <w:rsid w:val="0002269D"/>
    <w:rsid w:val="000471D6"/>
    <w:rsid w:val="000502F0"/>
    <w:rsid w:val="00055727"/>
    <w:rsid w:val="00061BDA"/>
    <w:rsid w:val="00064548"/>
    <w:rsid w:val="00077C36"/>
    <w:rsid w:val="000971AE"/>
    <w:rsid w:val="000A3D11"/>
    <w:rsid w:val="000A539E"/>
    <w:rsid w:val="000C09AF"/>
    <w:rsid w:val="000C275F"/>
    <w:rsid w:val="000E0072"/>
    <w:rsid w:val="000F0A8E"/>
    <w:rsid w:val="000F122E"/>
    <w:rsid w:val="000F4A24"/>
    <w:rsid w:val="000F5C8B"/>
    <w:rsid w:val="00104903"/>
    <w:rsid w:val="00142FBD"/>
    <w:rsid w:val="00143E31"/>
    <w:rsid w:val="001546FE"/>
    <w:rsid w:val="0016470F"/>
    <w:rsid w:val="00166A1E"/>
    <w:rsid w:val="001724D3"/>
    <w:rsid w:val="0019211D"/>
    <w:rsid w:val="001D04C1"/>
    <w:rsid w:val="001F123D"/>
    <w:rsid w:val="001F309F"/>
    <w:rsid w:val="001F4F08"/>
    <w:rsid w:val="001F7372"/>
    <w:rsid w:val="00200098"/>
    <w:rsid w:val="0024107C"/>
    <w:rsid w:val="002546D1"/>
    <w:rsid w:val="00282B29"/>
    <w:rsid w:val="00295DF8"/>
    <w:rsid w:val="002C590A"/>
    <w:rsid w:val="002D0916"/>
    <w:rsid w:val="002E1EC2"/>
    <w:rsid w:val="00331A0C"/>
    <w:rsid w:val="003335B7"/>
    <w:rsid w:val="003422D4"/>
    <w:rsid w:val="00342547"/>
    <w:rsid w:val="003510EE"/>
    <w:rsid w:val="0035170D"/>
    <w:rsid w:val="003556A8"/>
    <w:rsid w:val="00360482"/>
    <w:rsid w:val="00376CFC"/>
    <w:rsid w:val="00380C02"/>
    <w:rsid w:val="003A12B4"/>
    <w:rsid w:val="003C3F47"/>
    <w:rsid w:val="003D009C"/>
    <w:rsid w:val="00417A23"/>
    <w:rsid w:val="004239BD"/>
    <w:rsid w:val="00432B78"/>
    <w:rsid w:val="00447EE2"/>
    <w:rsid w:val="00450F31"/>
    <w:rsid w:val="00460595"/>
    <w:rsid w:val="00461C25"/>
    <w:rsid w:val="00490C66"/>
    <w:rsid w:val="004B03AB"/>
    <w:rsid w:val="004B20C4"/>
    <w:rsid w:val="004B2102"/>
    <w:rsid w:val="004B4E93"/>
    <w:rsid w:val="004B746D"/>
    <w:rsid w:val="004C3FBB"/>
    <w:rsid w:val="004C4C0F"/>
    <w:rsid w:val="004D12F3"/>
    <w:rsid w:val="004E12AF"/>
    <w:rsid w:val="004F1740"/>
    <w:rsid w:val="004F5368"/>
    <w:rsid w:val="0051149C"/>
    <w:rsid w:val="00523E9C"/>
    <w:rsid w:val="00535564"/>
    <w:rsid w:val="00540D0C"/>
    <w:rsid w:val="005434BF"/>
    <w:rsid w:val="0055157B"/>
    <w:rsid w:val="00561537"/>
    <w:rsid w:val="005872CE"/>
    <w:rsid w:val="005A70A4"/>
    <w:rsid w:val="005B2E0C"/>
    <w:rsid w:val="005F7759"/>
    <w:rsid w:val="00603AC4"/>
    <w:rsid w:val="00611180"/>
    <w:rsid w:val="00647EB1"/>
    <w:rsid w:val="00651A8B"/>
    <w:rsid w:val="006546F7"/>
    <w:rsid w:val="006574CD"/>
    <w:rsid w:val="00681FC6"/>
    <w:rsid w:val="006A54BB"/>
    <w:rsid w:val="006A732A"/>
    <w:rsid w:val="006C2611"/>
    <w:rsid w:val="006D59CD"/>
    <w:rsid w:val="006E415B"/>
    <w:rsid w:val="00707CE0"/>
    <w:rsid w:val="00731C30"/>
    <w:rsid w:val="00745E50"/>
    <w:rsid w:val="00745F6C"/>
    <w:rsid w:val="00750123"/>
    <w:rsid w:val="007773FA"/>
    <w:rsid w:val="007952B2"/>
    <w:rsid w:val="007B05C7"/>
    <w:rsid w:val="007B2AB6"/>
    <w:rsid w:val="007B7FE9"/>
    <w:rsid w:val="007C6D57"/>
    <w:rsid w:val="007C7853"/>
    <w:rsid w:val="007E212F"/>
    <w:rsid w:val="007F036A"/>
    <w:rsid w:val="008150CD"/>
    <w:rsid w:val="00866CFA"/>
    <w:rsid w:val="0086741B"/>
    <w:rsid w:val="008676E6"/>
    <w:rsid w:val="00871EC2"/>
    <w:rsid w:val="008A1C77"/>
    <w:rsid w:val="008B5868"/>
    <w:rsid w:val="00961D11"/>
    <w:rsid w:val="00977631"/>
    <w:rsid w:val="009805DE"/>
    <w:rsid w:val="009A1403"/>
    <w:rsid w:val="009A4A98"/>
    <w:rsid w:val="009A4D34"/>
    <w:rsid w:val="009B2740"/>
    <w:rsid w:val="009D5B2B"/>
    <w:rsid w:val="009E1B66"/>
    <w:rsid w:val="009E501F"/>
    <w:rsid w:val="009F5BEB"/>
    <w:rsid w:val="00A44534"/>
    <w:rsid w:val="00A55286"/>
    <w:rsid w:val="00A574CF"/>
    <w:rsid w:val="00A74C96"/>
    <w:rsid w:val="00A80C83"/>
    <w:rsid w:val="00A86EAA"/>
    <w:rsid w:val="00A87FB6"/>
    <w:rsid w:val="00AA2152"/>
    <w:rsid w:val="00AA2FEA"/>
    <w:rsid w:val="00AA33A4"/>
    <w:rsid w:val="00AC2905"/>
    <w:rsid w:val="00AC45B5"/>
    <w:rsid w:val="00AE24FC"/>
    <w:rsid w:val="00AF2382"/>
    <w:rsid w:val="00B1174D"/>
    <w:rsid w:val="00B13700"/>
    <w:rsid w:val="00B20B79"/>
    <w:rsid w:val="00B313B0"/>
    <w:rsid w:val="00B3145D"/>
    <w:rsid w:val="00B36F0B"/>
    <w:rsid w:val="00B62030"/>
    <w:rsid w:val="00B64B75"/>
    <w:rsid w:val="00B86FBF"/>
    <w:rsid w:val="00BA29EA"/>
    <w:rsid w:val="00BB17AF"/>
    <w:rsid w:val="00BC7721"/>
    <w:rsid w:val="00BE641D"/>
    <w:rsid w:val="00C0084A"/>
    <w:rsid w:val="00C0316B"/>
    <w:rsid w:val="00C20674"/>
    <w:rsid w:val="00C3725B"/>
    <w:rsid w:val="00C45B3B"/>
    <w:rsid w:val="00C575EF"/>
    <w:rsid w:val="00CB288A"/>
    <w:rsid w:val="00CC0F96"/>
    <w:rsid w:val="00CC4DA5"/>
    <w:rsid w:val="00CD0604"/>
    <w:rsid w:val="00CE523D"/>
    <w:rsid w:val="00CE694C"/>
    <w:rsid w:val="00CF140A"/>
    <w:rsid w:val="00CF5815"/>
    <w:rsid w:val="00D06210"/>
    <w:rsid w:val="00D155A5"/>
    <w:rsid w:val="00D279ED"/>
    <w:rsid w:val="00D31262"/>
    <w:rsid w:val="00D36E80"/>
    <w:rsid w:val="00D539CB"/>
    <w:rsid w:val="00D57FEB"/>
    <w:rsid w:val="00D741FC"/>
    <w:rsid w:val="00D813AB"/>
    <w:rsid w:val="00D95964"/>
    <w:rsid w:val="00DA41C2"/>
    <w:rsid w:val="00DA480B"/>
    <w:rsid w:val="00DB301E"/>
    <w:rsid w:val="00DD097F"/>
    <w:rsid w:val="00DD1B6F"/>
    <w:rsid w:val="00DF2342"/>
    <w:rsid w:val="00DF39E2"/>
    <w:rsid w:val="00E010BD"/>
    <w:rsid w:val="00E3041F"/>
    <w:rsid w:val="00E31693"/>
    <w:rsid w:val="00E423F2"/>
    <w:rsid w:val="00E43BB4"/>
    <w:rsid w:val="00E4413C"/>
    <w:rsid w:val="00E65649"/>
    <w:rsid w:val="00E83A1D"/>
    <w:rsid w:val="00E96515"/>
    <w:rsid w:val="00EA3C59"/>
    <w:rsid w:val="00EB4D9D"/>
    <w:rsid w:val="00EC3218"/>
    <w:rsid w:val="00EF744F"/>
    <w:rsid w:val="00F06877"/>
    <w:rsid w:val="00F17546"/>
    <w:rsid w:val="00F2495C"/>
    <w:rsid w:val="00F62284"/>
    <w:rsid w:val="00F85E76"/>
    <w:rsid w:val="00FB545B"/>
    <w:rsid w:val="00FB7A54"/>
    <w:rsid w:val="00FE4467"/>
    <w:rsid w:val="00FE4A0B"/>
    <w:rsid w:val="00FF4EB6"/>
    <w:rsid w:val="00FF76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1422EC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1A8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51A8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51A8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1A8B"/>
    <w:rPr>
      <w:color w:val="808080"/>
    </w:rPr>
  </w:style>
  <w:style w:type="paragraph" w:styleId="BalloonText">
    <w:name w:val="Balloon Text"/>
    <w:basedOn w:val="Normal"/>
    <w:link w:val="BalloonTextChar"/>
    <w:uiPriority w:val="99"/>
    <w:semiHidden/>
    <w:unhideWhenUsed/>
    <w:rsid w:val="00651A8B"/>
    <w:rPr>
      <w:rFonts w:ascii="Lucida Grande" w:hAnsi="Lucida Grande"/>
      <w:sz w:val="18"/>
      <w:szCs w:val="18"/>
    </w:rPr>
  </w:style>
  <w:style w:type="character" w:customStyle="1" w:styleId="BalloonTextChar">
    <w:name w:val="Balloon Text Char"/>
    <w:basedOn w:val="DefaultParagraphFont"/>
    <w:link w:val="BalloonText"/>
    <w:uiPriority w:val="99"/>
    <w:semiHidden/>
    <w:rsid w:val="00651A8B"/>
    <w:rPr>
      <w:rFonts w:ascii="Lucida Grande" w:hAnsi="Lucida Grande"/>
      <w:sz w:val="18"/>
      <w:szCs w:val="18"/>
    </w:rPr>
  </w:style>
  <w:style w:type="character" w:customStyle="1" w:styleId="Heading1Char">
    <w:name w:val="Heading 1 Char"/>
    <w:basedOn w:val="DefaultParagraphFont"/>
    <w:link w:val="Heading1"/>
    <w:uiPriority w:val="9"/>
    <w:rsid w:val="00651A8B"/>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51A8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51A8B"/>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9E1B66"/>
    <w:rPr>
      <w:color w:val="0000FF" w:themeColor="hyperlink"/>
      <w:u w:val="single"/>
    </w:rPr>
  </w:style>
  <w:style w:type="paragraph" w:styleId="ListParagraph">
    <w:name w:val="List Paragraph"/>
    <w:basedOn w:val="Normal"/>
    <w:uiPriority w:val="34"/>
    <w:qFormat/>
    <w:rsid w:val="0024107C"/>
    <w:pPr>
      <w:ind w:left="720"/>
      <w:contextualSpacing/>
    </w:pPr>
  </w:style>
  <w:style w:type="paragraph" w:styleId="Header">
    <w:name w:val="header"/>
    <w:basedOn w:val="Normal"/>
    <w:link w:val="HeaderChar"/>
    <w:uiPriority w:val="99"/>
    <w:unhideWhenUsed/>
    <w:rsid w:val="00977631"/>
    <w:pPr>
      <w:tabs>
        <w:tab w:val="center" w:pos="4320"/>
        <w:tab w:val="right" w:pos="8640"/>
      </w:tabs>
    </w:pPr>
  </w:style>
  <w:style w:type="character" w:customStyle="1" w:styleId="HeaderChar">
    <w:name w:val="Header Char"/>
    <w:basedOn w:val="DefaultParagraphFont"/>
    <w:link w:val="Header"/>
    <w:uiPriority w:val="99"/>
    <w:rsid w:val="00977631"/>
  </w:style>
  <w:style w:type="paragraph" w:styleId="Footer">
    <w:name w:val="footer"/>
    <w:basedOn w:val="Normal"/>
    <w:link w:val="FooterChar"/>
    <w:uiPriority w:val="99"/>
    <w:unhideWhenUsed/>
    <w:rsid w:val="00977631"/>
    <w:pPr>
      <w:tabs>
        <w:tab w:val="center" w:pos="4320"/>
        <w:tab w:val="right" w:pos="8640"/>
      </w:tabs>
    </w:pPr>
  </w:style>
  <w:style w:type="character" w:customStyle="1" w:styleId="FooterChar">
    <w:name w:val="Footer Char"/>
    <w:basedOn w:val="DefaultParagraphFont"/>
    <w:link w:val="Footer"/>
    <w:uiPriority w:val="99"/>
    <w:rsid w:val="00977631"/>
  </w:style>
  <w:style w:type="paragraph" w:styleId="DocumentMap">
    <w:name w:val="Document Map"/>
    <w:basedOn w:val="Normal"/>
    <w:link w:val="DocumentMapChar"/>
    <w:uiPriority w:val="99"/>
    <w:semiHidden/>
    <w:unhideWhenUsed/>
    <w:rsid w:val="007B7FE9"/>
    <w:rPr>
      <w:rFonts w:ascii="Lucida Grande" w:hAnsi="Lucida Grande" w:cs="Lucida Grande"/>
    </w:rPr>
  </w:style>
  <w:style w:type="character" w:customStyle="1" w:styleId="DocumentMapChar">
    <w:name w:val="Document Map Char"/>
    <w:basedOn w:val="DefaultParagraphFont"/>
    <w:link w:val="DocumentMap"/>
    <w:uiPriority w:val="99"/>
    <w:semiHidden/>
    <w:rsid w:val="007B7FE9"/>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1A8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51A8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51A8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1A8B"/>
    <w:rPr>
      <w:color w:val="808080"/>
    </w:rPr>
  </w:style>
  <w:style w:type="paragraph" w:styleId="BalloonText">
    <w:name w:val="Balloon Text"/>
    <w:basedOn w:val="Normal"/>
    <w:link w:val="BalloonTextChar"/>
    <w:uiPriority w:val="99"/>
    <w:semiHidden/>
    <w:unhideWhenUsed/>
    <w:rsid w:val="00651A8B"/>
    <w:rPr>
      <w:rFonts w:ascii="Lucida Grande" w:hAnsi="Lucida Grande"/>
      <w:sz w:val="18"/>
      <w:szCs w:val="18"/>
    </w:rPr>
  </w:style>
  <w:style w:type="character" w:customStyle="1" w:styleId="BalloonTextChar">
    <w:name w:val="Balloon Text Char"/>
    <w:basedOn w:val="DefaultParagraphFont"/>
    <w:link w:val="BalloonText"/>
    <w:uiPriority w:val="99"/>
    <w:semiHidden/>
    <w:rsid w:val="00651A8B"/>
    <w:rPr>
      <w:rFonts w:ascii="Lucida Grande" w:hAnsi="Lucida Grande"/>
      <w:sz w:val="18"/>
      <w:szCs w:val="18"/>
    </w:rPr>
  </w:style>
  <w:style w:type="character" w:customStyle="1" w:styleId="Heading1Char">
    <w:name w:val="Heading 1 Char"/>
    <w:basedOn w:val="DefaultParagraphFont"/>
    <w:link w:val="Heading1"/>
    <w:uiPriority w:val="9"/>
    <w:rsid w:val="00651A8B"/>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51A8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51A8B"/>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9E1B66"/>
    <w:rPr>
      <w:color w:val="0000FF" w:themeColor="hyperlink"/>
      <w:u w:val="single"/>
    </w:rPr>
  </w:style>
  <w:style w:type="paragraph" w:styleId="ListParagraph">
    <w:name w:val="List Paragraph"/>
    <w:basedOn w:val="Normal"/>
    <w:uiPriority w:val="34"/>
    <w:qFormat/>
    <w:rsid w:val="0024107C"/>
    <w:pPr>
      <w:ind w:left="720"/>
      <w:contextualSpacing/>
    </w:pPr>
  </w:style>
  <w:style w:type="paragraph" w:styleId="Header">
    <w:name w:val="header"/>
    <w:basedOn w:val="Normal"/>
    <w:link w:val="HeaderChar"/>
    <w:uiPriority w:val="99"/>
    <w:unhideWhenUsed/>
    <w:rsid w:val="00977631"/>
    <w:pPr>
      <w:tabs>
        <w:tab w:val="center" w:pos="4320"/>
        <w:tab w:val="right" w:pos="8640"/>
      </w:tabs>
    </w:pPr>
  </w:style>
  <w:style w:type="character" w:customStyle="1" w:styleId="HeaderChar">
    <w:name w:val="Header Char"/>
    <w:basedOn w:val="DefaultParagraphFont"/>
    <w:link w:val="Header"/>
    <w:uiPriority w:val="99"/>
    <w:rsid w:val="00977631"/>
  </w:style>
  <w:style w:type="paragraph" w:styleId="Footer">
    <w:name w:val="footer"/>
    <w:basedOn w:val="Normal"/>
    <w:link w:val="FooterChar"/>
    <w:uiPriority w:val="99"/>
    <w:unhideWhenUsed/>
    <w:rsid w:val="00977631"/>
    <w:pPr>
      <w:tabs>
        <w:tab w:val="center" w:pos="4320"/>
        <w:tab w:val="right" w:pos="8640"/>
      </w:tabs>
    </w:pPr>
  </w:style>
  <w:style w:type="character" w:customStyle="1" w:styleId="FooterChar">
    <w:name w:val="Footer Char"/>
    <w:basedOn w:val="DefaultParagraphFont"/>
    <w:link w:val="Footer"/>
    <w:uiPriority w:val="99"/>
    <w:rsid w:val="00977631"/>
  </w:style>
  <w:style w:type="paragraph" w:styleId="DocumentMap">
    <w:name w:val="Document Map"/>
    <w:basedOn w:val="Normal"/>
    <w:link w:val="DocumentMapChar"/>
    <w:uiPriority w:val="99"/>
    <w:semiHidden/>
    <w:unhideWhenUsed/>
    <w:rsid w:val="007B7FE9"/>
    <w:rPr>
      <w:rFonts w:ascii="Lucida Grande" w:hAnsi="Lucida Grande" w:cs="Lucida Grande"/>
    </w:rPr>
  </w:style>
  <w:style w:type="character" w:customStyle="1" w:styleId="DocumentMapChar">
    <w:name w:val="Document Map Char"/>
    <w:basedOn w:val="DefaultParagraphFont"/>
    <w:link w:val="DocumentMap"/>
    <w:uiPriority w:val="99"/>
    <w:semiHidden/>
    <w:rsid w:val="007B7FE9"/>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185572">
      <w:bodyDiv w:val="1"/>
      <w:marLeft w:val="0"/>
      <w:marRight w:val="0"/>
      <w:marTop w:val="0"/>
      <w:marBottom w:val="0"/>
      <w:divBdr>
        <w:top w:val="none" w:sz="0" w:space="0" w:color="auto"/>
        <w:left w:val="none" w:sz="0" w:space="0" w:color="auto"/>
        <w:bottom w:val="none" w:sz="0" w:space="0" w:color="auto"/>
        <w:right w:val="none" w:sz="0" w:space="0" w:color="auto"/>
      </w:divBdr>
    </w:div>
    <w:div w:id="756442039">
      <w:bodyDiv w:val="1"/>
      <w:marLeft w:val="0"/>
      <w:marRight w:val="0"/>
      <w:marTop w:val="0"/>
      <w:marBottom w:val="0"/>
      <w:divBdr>
        <w:top w:val="none" w:sz="0" w:space="0" w:color="auto"/>
        <w:left w:val="none" w:sz="0" w:space="0" w:color="auto"/>
        <w:bottom w:val="none" w:sz="0" w:space="0" w:color="auto"/>
        <w:right w:val="none" w:sz="0" w:space="0" w:color="auto"/>
      </w:divBdr>
    </w:div>
    <w:div w:id="892960249">
      <w:bodyDiv w:val="1"/>
      <w:marLeft w:val="0"/>
      <w:marRight w:val="0"/>
      <w:marTop w:val="0"/>
      <w:marBottom w:val="0"/>
      <w:divBdr>
        <w:top w:val="none" w:sz="0" w:space="0" w:color="auto"/>
        <w:left w:val="none" w:sz="0" w:space="0" w:color="auto"/>
        <w:bottom w:val="none" w:sz="0" w:space="0" w:color="auto"/>
        <w:right w:val="none" w:sz="0" w:space="0" w:color="auto"/>
      </w:divBdr>
    </w:div>
    <w:div w:id="898441795">
      <w:bodyDiv w:val="1"/>
      <w:marLeft w:val="0"/>
      <w:marRight w:val="0"/>
      <w:marTop w:val="0"/>
      <w:marBottom w:val="0"/>
      <w:divBdr>
        <w:top w:val="none" w:sz="0" w:space="0" w:color="auto"/>
        <w:left w:val="none" w:sz="0" w:space="0" w:color="auto"/>
        <w:bottom w:val="none" w:sz="0" w:space="0" w:color="auto"/>
        <w:right w:val="none" w:sz="0" w:space="0" w:color="auto"/>
      </w:divBdr>
    </w:div>
    <w:div w:id="1414544085">
      <w:bodyDiv w:val="1"/>
      <w:marLeft w:val="0"/>
      <w:marRight w:val="0"/>
      <w:marTop w:val="0"/>
      <w:marBottom w:val="0"/>
      <w:divBdr>
        <w:top w:val="none" w:sz="0" w:space="0" w:color="auto"/>
        <w:left w:val="none" w:sz="0" w:space="0" w:color="auto"/>
        <w:bottom w:val="none" w:sz="0" w:space="0" w:color="auto"/>
        <w:right w:val="none" w:sz="0" w:space="0" w:color="auto"/>
      </w:divBdr>
    </w:div>
    <w:div w:id="17705381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en.wikipedia.org/wiki/Convex_function" TargetMode="External"/><Relationship Id="rId12" Type="http://schemas.openxmlformats.org/officeDocument/2006/relationships/image" Target="media/image2.png"/><Relationship Id="rId13" Type="http://schemas.openxmlformats.org/officeDocument/2006/relationships/hyperlink" Target="https://en.wikipedia.org/wiki/File:Graph_of_sliding_derivative_line.gif"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google.com/url?sa=t&amp;rct=j&amp;q=&amp;esrc=s&amp;source=web&amp;cd=6&amp;ved=0ahUKEwiTleqshK_KAhVIzWMKHfjKAVkQFgg5MAU&amp;url=https%3A%2F%2Fen.wikipedia.org%2Fwiki%2FSecant_line&amp;usg=AFQjCNHb8mbaBBRZw_YeV3aTr8gFIX2TWA&amp;bvm=bv.112064104,d.cGc" TargetMode="External"/><Relationship Id="rId9" Type="http://schemas.openxmlformats.org/officeDocument/2006/relationships/hyperlink" Target="https://en.wikipedia.org/wiki/Concave_function"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468</TotalTime>
  <Pages>14</Pages>
  <Words>3307</Words>
  <Characters>18851</Characters>
  <Application>Microsoft Macintosh Word</Application>
  <DocSecurity>0</DocSecurity>
  <Lines>157</Lines>
  <Paragraphs>44</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Regression</vt:lpstr>
      <vt:lpstr>    Lesson 2: Simple Regression: Linear Regression with a Single Input</vt:lpstr>
      <vt:lpstr>    Estimating the function from the data</vt:lpstr>
      <vt:lpstr>    Lesson 3: Simple Linear Regression</vt:lpstr>
      <vt:lpstr>    Fitting the line to data: the Quality Metric</vt:lpstr>
      <vt:lpstr>    Model vs Fitted Line</vt:lpstr>
      <vt:lpstr>    Interpreting the Coefficients</vt:lpstr>
      <vt:lpstr>    Defining the Least Squares Optimization Objective</vt:lpstr>
    </vt:vector>
  </TitlesOfParts>
  <Company>BabyCenter</Company>
  <LinksUpToDate>false</LinksUpToDate>
  <CharactersWithSpaces>22114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Murphy</dc:creator>
  <cp:keywords/>
  <dc:description/>
  <cp:lastModifiedBy>default</cp:lastModifiedBy>
  <cp:revision>166</cp:revision>
  <dcterms:created xsi:type="dcterms:W3CDTF">2016-01-14T15:21:00Z</dcterms:created>
  <dcterms:modified xsi:type="dcterms:W3CDTF">2016-10-26T22:09:00Z</dcterms:modified>
</cp:coreProperties>
</file>